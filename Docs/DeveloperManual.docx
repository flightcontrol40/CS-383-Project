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alias w:val="Title"/>
        <w:tag w:val=""/>
        <w:id w:val="-1107584251"/>
        <w:placeholder>
          <w:docPart w:val="BDA1E521CB594BAB9C1BB10FFC6EED7A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14:paraId="084BD1DC" w14:textId="62A5CC36" w:rsidR="00CC73CD" w:rsidRDefault="00D51F3F" w:rsidP="00770F5A">
          <w:pPr>
            <w:pStyle w:val="Title"/>
            <w:pPrChange w:id="4" w:author="Walker, Austin (walk5700@vandals.uidaho.edu)" w:date="2024-10-22T21:09:00Z" w16du:dateUtc="2024-10-23T04:09:00Z">
              <w:pPr/>
            </w:pPrChange>
          </w:pPr>
          <w:r>
            <w:t>Developer Manual</w:t>
          </w:r>
        </w:p>
      </w:sdtContent>
    </w:sdt>
    <w:sdt>
      <w:sdtPr>
        <w:alias w:val="Company"/>
        <w:tag w:val=""/>
        <w:id w:val="1799716707"/>
        <w:placeholder>
          <w:docPart w:val="18F269D271F54C70A21BBF5922615DE5"/>
        </w:placeholder>
        <w:dataBinding w:prefixMappings="xmlns:ns0='http://schemas.openxmlformats.org/officeDocument/2006/extended-properties' " w:xpath="/ns0:Properties[1]/ns0:Company[1]" w:storeItemID="{6668398D-A668-4E3E-A5EB-62B293D839F1}"/>
        <w:text/>
      </w:sdtPr>
      <w:sdtContent>
        <w:p w14:paraId="01FCD77F" w14:textId="57A16405" w:rsidR="00D51F3F" w:rsidRDefault="00D51F3F" w:rsidP="00770F5A">
          <w:pPr>
            <w:pStyle w:val="Subtitle"/>
            <w:pPrChange w:id="5" w:author="Walker, Austin (walk5700@vandals.uidaho.edu)" w:date="2024-10-22T21:09:00Z" w16du:dateUtc="2024-10-23T04:09:00Z">
              <w:pPr/>
            </w:pPrChange>
          </w:pPr>
          <w:r>
            <w:t>Team 5 Guys</w:t>
          </w:r>
        </w:p>
      </w:sdtContent>
    </w:sdt>
    <w:p w14:paraId="3FE78F8F" w14:textId="011499BB" w:rsidR="00167315" w:rsidRDefault="00D97074" w:rsidP="00770F5A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6536FD3" wp14:editId="6CE433DB">
            <wp:simplePos x="0" y="0"/>
            <wp:positionH relativeFrom="margin">
              <wp:align>center</wp:align>
            </wp:positionH>
            <wp:positionV relativeFrom="paragraph">
              <wp:posOffset>284480</wp:posOffset>
            </wp:positionV>
            <wp:extent cx="2478405" cy="2381250"/>
            <wp:effectExtent l="0" t="0" r="0" b="0"/>
            <wp:wrapTopAndBottom/>
            <wp:docPr id="855603562" name="Picture 1" descr="A red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603562" name="Picture 1" descr="A red and black logo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840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4AF726" w14:textId="77777777" w:rsidR="00E97BBF" w:rsidRDefault="00E97BBF" w:rsidP="00E97BBF">
      <w:pPr>
        <w:pBdr>
          <w:bottom w:val="single" w:sz="4" w:space="1" w:color="auto"/>
        </w:pBdr>
        <w:jc w:val="center"/>
        <w:rPr>
          <w:ins w:id="6" w:author="Walker, Austin (walk5700@vandals.uidaho.edu)" w:date="2024-10-22T21:13:00Z" w16du:dateUtc="2024-10-23T04:13:00Z"/>
        </w:rPr>
        <w:pPrChange w:id="7" w:author="Walker, Austin (walk5700@vandals.uidaho.edu)" w:date="2024-10-22T21:21:00Z" w16du:dateUtc="2024-10-23T04:21:00Z">
          <w:pPr/>
        </w:pPrChange>
      </w:pPr>
    </w:p>
    <w:customXmlInsRangeStart w:id="8" w:author="Walker, Austin (walk5700@vandals.uidaho.edu)" w:date="2024-10-22T21:14:00Z"/>
    <w:sdt>
      <w:sdtPr>
        <w:id w:val="2108607271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smallCaps w:val="0"/>
          <w:noProof/>
          <w:sz w:val="24"/>
          <w:szCs w:val="22"/>
        </w:rPr>
      </w:sdtEndPr>
      <w:sdtContent>
        <w:customXmlInsRangeEnd w:id="8"/>
        <w:p w14:paraId="3BFB4440" w14:textId="618823EE" w:rsidR="002E3C41" w:rsidRDefault="002E3C41" w:rsidP="001F655B">
          <w:pPr>
            <w:pStyle w:val="TOCHeading"/>
            <w:spacing w:before="480"/>
            <w:rPr>
              <w:ins w:id="9" w:author="Walker, Austin (walk5700@vandals.uidaho.edu)" w:date="2024-10-22T21:14:00Z" w16du:dateUtc="2024-10-23T04:14:00Z"/>
            </w:rPr>
            <w:pPrChange w:id="10" w:author="Walker, Austin (walk5700@vandals.uidaho.edu)" w:date="2024-10-22T21:20:00Z" w16du:dateUtc="2024-10-23T04:20:00Z">
              <w:pPr>
                <w:pStyle w:val="TOCHeading"/>
              </w:pPr>
            </w:pPrChange>
          </w:pPr>
          <w:ins w:id="11" w:author="Walker, Austin (walk5700@vandals.uidaho.edu)" w:date="2024-10-22T21:14:00Z" w16du:dateUtc="2024-10-23T04:14:00Z">
            <w:r>
              <w:t>Contents</w:t>
            </w:r>
          </w:ins>
        </w:p>
        <w:p w14:paraId="1584C177" w14:textId="4FDDF0DA" w:rsidR="000107DB" w:rsidRDefault="002E3C41" w:rsidP="000107DB">
          <w:pPr>
            <w:pStyle w:val="TOC1"/>
            <w:rPr>
              <w:ins w:id="12" w:author="Walker, Austin (walk5700@vandals.uidaho.edu)" w:date="2024-10-22T21:50:00Z" w16du:dateUtc="2024-10-23T04:50:00Z"/>
              <w:noProof/>
              <w:kern w:val="2"/>
              <w:szCs w:val="24"/>
              <w14:ligatures w14:val="standardContextual"/>
            </w:rPr>
            <w:pPrChange w:id="13" w:author="Walker, Austin (walk5700@vandals.uidaho.edu)" w:date="2024-10-22T21:50:00Z" w16du:dateUtc="2024-10-23T04:50:00Z">
              <w:pPr>
                <w:pStyle w:val="TOC1"/>
                <w:tabs>
                  <w:tab w:val="right" w:leader="dot" w:pos="9350"/>
                </w:tabs>
              </w:pPr>
            </w:pPrChange>
          </w:pPr>
          <w:ins w:id="14" w:author="Walker, Austin (walk5700@vandals.uidaho.edu)" w:date="2024-10-22T21:14:00Z" w16du:dateUtc="2024-10-23T04:14:00Z">
            <w:r>
              <w:fldChar w:fldCharType="begin"/>
            </w:r>
            <w:r>
              <w:instrText xml:space="preserve"> TOC \o "1-3" \h \z \u </w:instrText>
            </w:r>
            <w:r>
              <w:fldChar w:fldCharType="separate"/>
            </w:r>
          </w:ins>
          <w:ins w:id="15" w:author="Walker, Austin (walk5700@vandals.uidaho.edu)" w:date="2024-10-22T21:50:00Z" w16du:dateUtc="2024-10-23T04:50:00Z">
            <w:r w:rsidR="000107DB" w:rsidRPr="00B82360">
              <w:rPr>
                <w:rStyle w:val="Hyperlink"/>
                <w:noProof/>
              </w:rPr>
              <w:fldChar w:fldCharType="begin"/>
            </w:r>
            <w:r w:rsidR="000107DB" w:rsidRPr="00B82360">
              <w:rPr>
                <w:rStyle w:val="Hyperlink"/>
                <w:noProof/>
              </w:rPr>
              <w:instrText xml:space="preserve"> </w:instrText>
            </w:r>
            <w:r w:rsidR="000107DB">
              <w:rPr>
                <w:noProof/>
              </w:rPr>
              <w:instrText>HYPERLINK \l "_Toc180526224"</w:instrText>
            </w:r>
            <w:r w:rsidR="000107DB" w:rsidRPr="00B82360">
              <w:rPr>
                <w:rStyle w:val="Hyperlink"/>
                <w:noProof/>
              </w:rPr>
              <w:instrText xml:space="preserve"> </w:instrText>
            </w:r>
            <w:r w:rsidR="000107DB" w:rsidRPr="00B82360">
              <w:rPr>
                <w:rStyle w:val="Hyperlink"/>
                <w:noProof/>
              </w:rPr>
            </w:r>
            <w:r w:rsidR="000107DB" w:rsidRPr="00B82360">
              <w:rPr>
                <w:rStyle w:val="Hyperlink"/>
                <w:noProof/>
              </w:rPr>
              <w:fldChar w:fldCharType="separate"/>
            </w:r>
            <w:r w:rsidR="000107DB" w:rsidRPr="00B82360">
              <w:rPr>
                <w:rStyle w:val="Hyperlink"/>
                <w:noProof/>
              </w:rPr>
              <w:t>Environment Setup</w:t>
            </w:r>
            <w:r w:rsidR="000107DB">
              <w:rPr>
                <w:noProof/>
                <w:webHidden/>
              </w:rPr>
              <w:tab/>
            </w:r>
            <w:r w:rsidR="000107DB">
              <w:rPr>
                <w:noProof/>
                <w:webHidden/>
              </w:rPr>
              <w:fldChar w:fldCharType="begin"/>
            </w:r>
            <w:r w:rsidR="000107DB">
              <w:rPr>
                <w:noProof/>
                <w:webHidden/>
              </w:rPr>
              <w:instrText xml:space="preserve"> PAGEREF _Toc180526224 \h </w:instrText>
            </w:r>
            <w:r w:rsidR="000107DB">
              <w:rPr>
                <w:noProof/>
                <w:webHidden/>
              </w:rPr>
            </w:r>
          </w:ins>
          <w:r w:rsidR="000107DB">
            <w:rPr>
              <w:noProof/>
              <w:webHidden/>
            </w:rPr>
            <w:fldChar w:fldCharType="separate"/>
          </w:r>
          <w:ins w:id="16" w:author="Walker, Austin (walk5700@vandals.uidaho.edu)" w:date="2024-10-22T21:50:00Z" w16du:dateUtc="2024-10-23T04:50:00Z">
            <w:r w:rsidR="000107DB">
              <w:rPr>
                <w:noProof/>
                <w:webHidden/>
              </w:rPr>
              <w:t>2</w:t>
            </w:r>
            <w:r w:rsidR="000107DB">
              <w:rPr>
                <w:noProof/>
                <w:webHidden/>
              </w:rPr>
              <w:fldChar w:fldCharType="end"/>
            </w:r>
            <w:r w:rsidR="000107DB" w:rsidRPr="00B82360">
              <w:rPr>
                <w:rStyle w:val="Hyperlink"/>
                <w:noProof/>
              </w:rPr>
              <w:fldChar w:fldCharType="end"/>
            </w:r>
          </w:ins>
        </w:p>
        <w:p w14:paraId="20FEB465" w14:textId="6B0D30A3" w:rsidR="000107DB" w:rsidRDefault="000107DB" w:rsidP="000107DB">
          <w:pPr>
            <w:pStyle w:val="TOC1"/>
            <w:rPr>
              <w:ins w:id="17" w:author="Walker, Austin (walk5700@vandals.uidaho.edu)" w:date="2024-10-22T21:50:00Z" w16du:dateUtc="2024-10-23T04:50:00Z"/>
              <w:noProof/>
              <w:kern w:val="2"/>
              <w:szCs w:val="24"/>
              <w14:ligatures w14:val="standardContextual"/>
            </w:rPr>
            <w:pPrChange w:id="18" w:author="Walker, Austin (walk5700@vandals.uidaho.edu)" w:date="2024-10-22T21:50:00Z" w16du:dateUtc="2024-10-23T04:50:00Z">
              <w:pPr>
                <w:pStyle w:val="TOC1"/>
                <w:tabs>
                  <w:tab w:val="right" w:leader="dot" w:pos="9350"/>
                </w:tabs>
              </w:pPr>
            </w:pPrChange>
          </w:pPr>
          <w:ins w:id="19" w:author="Walker, Austin (walk5700@vandals.uidaho.edu)" w:date="2024-10-22T21:50:00Z" w16du:dateUtc="2024-10-23T04:50:00Z">
            <w:r w:rsidRPr="00B82360">
              <w:rPr>
                <w:rStyle w:val="Hyperlink"/>
                <w:noProof/>
              </w:rPr>
              <w:fldChar w:fldCharType="begin"/>
            </w:r>
            <w:r w:rsidRPr="00B82360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"_Toc180526225"</w:instrText>
            </w:r>
            <w:r w:rsidRPr="00B82360">
              <w:rPr>
                <w:rStyle w:val="Hyperlink"/>
                <w:noProof/>
              </w:rPr>
              <w:instrText xml:space="preserve"> </w:instrText>
            </w:r>
            <w:r w:rsidRPr="00B82360">
              <w:rPr>
                <w:rStyle w:val="Hyperlink"/>
                <w:noProof/>
              </w:rPr>
            </w:r>
            <w:r w:rsidRPr="00B82360">
              <w:rPr>
                <w:rStyle w:val="Hyperlink"/>
                <w:noProof/>
              </w:rPr>
              <w:fldChar w:fldCharType="separate"/>
            </w:r>
            <w:r w:rsidRPr="00B82360">
              <w:rPr>
                <w:rStyle w:val="Hyperlink"/>
                <w:noProof/>
              </w:rPr>
              <w:t>High Level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_Toc180526225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0" w:author="Walker, Austin (walk5700@vandals.uidaho.edu)" w:date="2024-10-22T21:50:00Z" w16du:dateUtc="2024-10-23T04:50:00Z"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  <w:r w:rsidRPr="00B82360">
              <w:rPr>
                <w:rStyle w:val="Hyperlink"/>
                <w:noProof/>
              </w:rPr>
              <w:fldChar w:fldCharType="end"/>
            </w:r>
          </w:ins>
        </w:p>
        <w:p w14:paraId="665B4913" w14:textId="440B3556" w:rsidR="000107DB" w:rsidRDefault="000107DB" w:rsidP="000107DB">
          <w:pPr>
            <w:pStyle w:val="TOC2"/>
            <w:tabs>
              <w:tab w:val="right" w:leader="dot" w:pos="9350"/>
            </w:tabs>
            <w:spacing w:after="0"/>
            <w:rPr>
              <w:ins w:id="21" w:author="Walker, Austin (walk5700@vandals.uidaho.edu)" w:date="2024-10-22T21:50:00Z" w16du:dateUtc="2024-10-23T04:50:00Z"/>
              <w:noProof/>
            </w:rPr>
            <w:pPrChange w:id="22" w:author="Walker, Austin (walk5700@vandals.uidaho.edu)" w:date="2024-10-22T21:50:00Z" w16du:dateUtc="2024-10-23T04:50:00Z">
              <w:pPr>
                <w:pStyle w:val="TOC2"/>
                <w:tabs>
                  <w:tab w:val="right" w:leader="dot" w:pos="9350"/>
                </w:tabs>
              </w:pPr>
            </w:pPrChange>
          </w:pPr>
          <w:ins w:id="23" w:author="Walker, Austin (walk5700@vandals.uidaho.edu)" w:date="2024-10-22T21:50:00Z" w16du:dateUtc="2024-10-23T04:50:00Z">
            <w:r w:rsidRPr="00B82360">
              <w:rPr>
                <w:rStyle w:val="Hyperlink"/>
                <w:noProof/>
              </w:rPr>
              <w:fldChar w:fldCharType="begin"/>
            </w:r>
            <w:r w:rsidRPr="00B82360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"_Toc180526226"</w:instrText>
            </w:r>
            <w:r w:rsidRPr="00B82360">
              <w:rPr>
                <w:rStyle w:val="Hyperlink"/>
                <w:noProof/>
              </w:rPr>
              <w:instrText xml:space="preserve"> </w:instrText>
            </w:r>
            <w:r w:rsidRPr="00B82360">
              <w:rPr>
                <w:rStyle w:val="Hyperlink"/>
                <w:noProof/>
              </w:rPr>
            </w:r>
            <w:r w:rsidRPr="00B82360">
              <w:rPr>
                <w:rStyle w:val="Hyperlink"/>
                <w:noProof/>
              </w:rPr>
              <w:fldChar w:fldCharType="separate"/>
            </w:r>
            <w:r w:rsidRPr="00B82360">
              <w:rPr>
                <w:rStyle w:val="Hyperlink"/>
                <w:noProof/>
              </w:rPr>
              <w:t>Context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_Toc180526226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4" w:author="Walker, Austin (walk5700@vandals.uidaho.edu)" w:date="2024-10-22T21:50:00Z" w16du:dateUtc="2024-10-23T04:50:00Z"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  <w:r w:rsidRPr="00B82360">
              <w:rPr>
                <w:rStyle w:val="Hyperlink"/>
                <w:noProof/>
              </w:rPr>
              <w:fldChar w:fldCharType="end"/>
            </w:r>
          </w:ins>
        </w:p>
        <w:p w14:paraId="570F5B8E" w14:textId="5F77192E" w:rsidR="000107DB" w:rsidRDefault="000107DB" w:rsidP="000107DB">
          <w:pPr>
            <w:pStyle w:val="TOC2"/>
            <w:tabs>
              <w:tab w:val="right" w:leader="dot" w:pos="9350"/>
            </w:tabs>
            <w:spacing w:after="0"/>
            <w:rPr>
              <w:ins w:id="25" w:author="Walker, Austin (walk5700@vandals.uidaho.edu)" w:date="2024-10-22T21:50:00Z" w16du:dateUtc="2024-10-23T04:50:00Z"/>
              <w:noProof/>
            </w:rPr>
            <w:pPrChange w:id="26" w:author="Walker, Austin (walk5700@vandals.uidaho.edu)" w:date="2024-10-22T21:50:00Z" w16du:dateUtc="2024-10-23T04:50:00Z">
              <w:pPr>
                <w:pStyle w:val="TOC2"/>
                <w:tabs>
                  <w:tab w:val="right" w:leader="dot" w:pos="9350"/>
                </w:tabs>
              </w:pPr>
            </w:pPrChange>
          </w:pPr>
          <w:ins w:id="27" w:author="Walker, Austin (walk5700@vandals.uidaho.edu)" w:date="2024-10-22T21:50:00Z" w16du:dateUtc="2024-10-23T04:50:00Z">
            <w:r w:rsidRPr="00B82360">
              <w:rPr>
                <w:rStyle w:val="Hyperlink"/>
                <w:noProof/>
              </w:rPr>
              <w:fldChar w:fldCharType="begin"/>
            </w:r>
            <w:r w:rsidRPr="00B82360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"_Toc180526227"</w:instrText>
            </w:r>
            <w:r w:rsidRPr="00B82360">
              <w:rPr>
                <w:rStyle w:val="Hyperlink"/>
                <w:noProof/>
              </w:rPr>
              <w:instrText xml:space="preserve"> </w:instrText>
            </w:r>
            <w:r w:rsidRPr="00B82360">
              <w:rPr>
                <w:rStyle w:val="Hyperlink"/>
                <w:noProof/>
              </w:rPr>
            </w:r>
            <w:r w:rsidRPr="00B82360">
              <w:rPr>
                <w:rStyle w:val="Hyperlink"/>
                <w:noProof/>
              </w:rPr>
              <w:fldChar w:fldCharType="separate"/>
            </w:r>
            <w:r w:rsidRPr="00B82360">
              <w:rPr>
                <w:rStyle w:val="Hyperlink"/>
                <w:noProof/>
              </w:rPr>
              <w:t>Class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_Toc180526227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8" w:author="Walker, Austin (walk5700@vandals.uidaho.edu)" w:date="2024-10-22T21:50:00Z" w16du:dateUtc="2024-10-23T04:50:00Z"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  <w:r w:rsidRPr="00B82360">
              <w:rPr>
                <w:rStyle w:val="Hyperlink"/>
                <w:noProof/>
              </w:rPr>
              <w:fldChar w:fldCharType="end"/>
            </w:r>
          </w:ins>
        </w:p>
        <w:p w14:paraId="033847E2" w14:textId="550C4A1C" w:rsidR="000107DB" w:rsidRDefault="000107DB" w:rsidP="000107DB">
          <w:pPr>
            <w:pStyle w:val="TOC3"/>
            <w:tabs>
              <w:tab w:val="right" w:leader="dot" w:pos="9350"/>
            </w:tabs>
            <w:spacing w:after="0"/>
            <w:rPr>
              <w:ins w:id="29" w:author="Walker, Austin (walk5700@vandals.uidaho.edu)" w:date="2024-10-22T21:50:00Z" w16du:dateUtc="2024-10-23T04:50:00Z"/>
              <w:noProof/>
            </w:rPr>
            <w:pPrChange w:id="30" w:author="Walker, Austin (walk5700@vandals.uidaho.edu)" w:date="2024-10-22T21:50:00Z" w16du:dateUtc="2024-10-23T04:50:00Z">
              <w:pPr>
                <w:pStyle w:val="TOC3"/>
                <w:tabs>
                  <w:tab w:val="right" w:leader="dot" w:pos="9350"/>
                </w:tabs>
              </w:pPr>
            </w:pPrChange>
          </w:pPr>
          <w:ins w:id="31" w:author="Walker, Austin (walk5700@vandals.uidaho.edu)" w:date="2024-10-22T21:50:00Z" w16du:dateUtc="2024-10-23T04:50:00Z">
            <w:r w:rsidRPr="00B82360">
              <w:rPr>
                <w:rStyle w:val="Hyperlink"/>
                <w:noProof/>
              </w:rPr>
              <w:fldChar w:fldCharType="begin"/>
            </w:r>
            <w:r w:rsidRPr="00B82360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"_Toc180526228"</w:instrText>
            </w:r>
            <w:r w:rsidRPr="00B82360">
              <w:rPr>
                <w:rStyle w:val="Hyperlink"/>
                <w:noProof/>
              </w:rPr>
              <w:instrText xml:space="preserve"> </w:instrText>
            </w:r>
            <w:r w:rsidRPr="00B82360">
              <w:rPr>
                <w:rStyle w:val="Hyperlink"/>
                <w:noProof/>
              </w:rPr>
            </w:r>
            <w:r w:rsidRPr="00B82360">
              <w:rPr>
                <w:rStyle w:val="Hyperlink"/>
                <w:noProof/>
              </w:rPr>
              <w:fldChar w:fldCharType="separate"/>
            </w:r>
            <w:r w:rsidRPr="00B82360">
              <w:rPr>
                <w:rStyle w:val="Hyperlink"/>
                <w:noProof/>
              </w:rPr>
              <w:t>Enemies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_Toc180526228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32" w:author="Walker, Austin (walk5700@vandals.uidaho.edu)" w:date="2024-10-22T21:50:00Z" w16du:dateUtc="2024-10-23T04:50:00Z"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  <w:r w:rsidRPr="00B82360">
              <w:rPr>
                <w:rStyle w:val="Hyperlink"/>
                <w:noProof/>
              </w:rPr>
              <w:fldChar w:fldCharType="end"/>
            </w:r>
          </w:ins>
        </w:p>
        <w:p w14:paraId="212A4ECB" w14:textId="5A36B349" w:rsidR="000107DB" w:rsidRDefault="000107DB" w:rsidP="000107DB">
          <w:pPr>
            <w:pStyle w:val="TOC3"/>
            <w:tabs>
              <w:tab w:val="right" w:leader="dot" w:pos="9350"/>
            </w:tabs>
            <w:spacing w:after="0"/>
            <w:rPr>
              <w:ins w:id="33" w:author="Walker, Austin (walk5700@vandals.uidaho.edu)" w:date="2024-10-22T21:50:00Z" w16du:dateUtc="2024-10-23T04:50:00Z"/>
              <w:noProof/>
            </w:rPr>
            <w:pPrChange w:id="34" w:author="Walker, Austin (walk5700@vandals.uidaho.edu)" w:date="2024-10-22T21:50:00Z" w16du:dateUtc="2024-10-23T04:50:00Z">
              <w:pPr>
                <w:pStyle w:val="TOC3"/>
                <w:tabs>
                  <w:tab w:val="right" w:leader="dot" w:pos="9350"/>
                </w:tabs>
              </w:pPr>
            </w:pPrChange>
          </w:pPr>
          <w:ins w:id="35" w:author="Walker, Austin (walk5700@vandals.uidaho.edu)" w:date="2024-10-22T21:50:00Z" w16du:dateUtc="2024-10-23T04:50:00Z">
            <w:r w:rsidRPr="00B82360">
              <w:rPr>
                <w:rStyle w:val="Hyperlink"/>
                <w:noProof/>
              </w:rPr>
              <w:fldChar w:fldCharType="begin"/>
            </w:r>
            <w:r w:rsidRPr="00B82360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"_Toc180526229"</w:instrText>
            </w:r>
            <w:r w:rsidRPr="00B82360">
              <w:rPr>
                <w:rStyle w:val="Hyperlink"/>
                <w:noProof/>
              </w:rPr>
              <w:instrText xml:space="preserve"> </w:instrText>
            </w:r>
            <w:r w:rsidRPr="00B82360">
              <w:rPr>
                <w:rStyle w:val="Hyperlink"/>
                <w:noProof/>
              </w:rPr>
            </w:r>
            <w:r w:rsidRPr="00B82360">
              <w:rPr>
                <w:rStyle w:val="Hyperlink"/>
                <w:noProof/>
              </w:rPr>
              <w:fldChar w:fldCharType="separate"/>
            </w:r>
            <w:r w:rsidRPr="00B82360">
              <w:rPr>
                <w:rStyle w:val="Hyperlink"/>
                <w:noProof/>
              </w:rPr>
              <w:t>Towers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_Toc180526229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36" w:author="Walker, Austin (walk5700@vandals.uidaho.edu)" w:date="2024-10-22T21:50:00Z" w16du:dateUtc="2024-10-23T04:50:00Z"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  <w:r w:rsidRPr="00B82360">
              <w:rPr>
                <w:rStyle w:val="Hyperlink"/>
                <w:noProof/>
              </w:rPr>
              <w:fldChar w:fldCharType="end"/>
            </w:r>
          </w:ins>
        </w:p>
        <w:p w14:paraId="6F1D833C" w14:textId="235F7875" w:rsidR="000107DB" w:rsidRDefault="000107DB" w:rsidP="000107DB">
          <w:pPr>
            <w:pStyle w:val="TOC3"/>
            <w:tabs>
              <w:tab w:val="right" w:leader="dot" w:pos="9350"/>
            </w:tabs>
            <w:spacing w:after="0"/>
            <w:rPr>
              <w:ins w:id="37" w:author="Walker, Austin (walk5700@vandals.uidaho.edu)" w:date="2024-10-22T21:50:00Z" w16du:dateUtc="2024-10-23T04:50:00Z"/>
              <w:noProof/>
            </w:rPr>
            <w:pPrChange w:id="38" w:author="Walker, Austin (walk5700@vandals.uidaho.edu)" w:date="2024-10-22T21:50:00Z" w16du:dateUtc="2024-10-23T04:50:00Z">
              <w:pPr>
                <w:pStyle w:val="TOC3"/>
                <w:tabs>
                  <w:tab w:val="right" w:leader="dot" w:pos="9350"/>
                </w:tabs>
              </w:pPr>
            </w:pPrChange>
          </w:pPr>
          <w:ins w:id="39" w:author="Walker, Austin (walk5700@vandals.uidaho.edu)" w:date="2024-10-22T21:50:00Z" w16du:dateUtc="2024-10-23T04:50:00Z">
            <w:r w:rsidRPr="00B82360">
              <w:rPr>
                <w:rStyle w:val="Hyperlink"/>
                <w:noProof/>
              </w:rPr>
              <w:fldChar w:fldCharType="begin"/>
            </w:r>
            <w:r w:rsidRPr="00B82360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"_Toc180526230"</w:instrText>
            </w:r>
            <w:r w:rsidRPr="00B82360">
              <w:rPr>
                <w:rStyle w:val="Hyperlink"/>
                <w:noProof/>
              </w:rPr>
              <w:instrText xml:space="preserve"> </w:instrText>
            </w:r>
            <w:r w:rsidRPr="00B82360">
              <w:rPr>
                <w:rStyle w:val="Hyperlink"/>
                <w:noProof/>
              </w:rPr>
            </w:r>
            <w:r w:rsidRPr="00B82360">
              <w:rPr>
                <w:rStyle w:val="Hyperlink"/>
                <w:noProof/>
              </w:rPr>
              <w:fldChar w:fldCharType="separate"/>
            </w:r>
            <w:r w:rsidRPr="00B82360">
              <w:rPr>
                <w:rStyle w:val="Hyperlink"/>
                <w:noProof/>
              </w:rPr>
              <w:t>Level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_Toc180526230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40" w:author="Walker, Austin (walk5700@vandals.uidaho.edu)" w:date="2024-10-22T21:50:00Z" w16du:dateUtc="2024-10-23T04:50:00Z"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  <w:r w:rsidRPr="00B82360">
              <w:rPr>
                <w:rStyle w:val="Hyperlink"/>
                <w:noProof/>
              </w:rPr>
              <w:fldChar w:fldCharType="end"/>
            </w:r>
          </w:ins>
        </w:p>
        <w:p w14:paraId="5A407C32" w14:textId="562BA580" w:rsidR="000107DB" w:rsidRDefault="000107DB" w:rsidP="000107DB">
          <w:pPr>
            <w:pStyle w:val="TOC3"/>
            <w:tabs>
              <w:tab w:val="right" w:leader="dot" w:pos="9350"/>
            </w:tabs>
            <w:spacing w:after="0"/>
            <w:rPr>
              <w:ins w:id="41" w:author="Walker, Austin (walk5700@vandals.uidaho.edu)" w:date="2024-10-22T21:50:00Z" w16du:dateUtc="2024-10-23T04:50:00Z"/>
              <w:noProof/>
            </w:rPr>
            <w:pPrChange w:id="42" w:author="Walker, Austin (walk5700@vandals.uidaho.edu)" w:date="2024-10-22T21:50:00Z" w16du:dateUtc="2024-10-23T04:50:00Z">
              <w:pPr>
                <w:pStyle w:val="TOC3"/>
                <w:tabs>
                  <w:tab w:val="right" w:leader="dot" w:pos="9350"/>
                </w:tabs>
              </w:pPr>
            </w:pPrChange>
          </w:pPr>
          <w:ins w:id="43" w:author="Walker, Austin (walk5700@vandals.uidaho.edu)" w:date="2024-10-22T21:50:00Z" w16du:dateUtc="2024-10-23T04:50:00Z">
            <w:r w:rsidRPr="00B82360">
              <w:rPr>
                <w:rStyle w:val="Hyperlink"/>
                <w:noProof/>
              </w:rPr>
              <w:fldChar w:fldCharType="begin"/>
            </w:r>
            <w:r w:rsidRPr="00B82360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"_Toc180526231"</w:instrText>
            </w:r>
            <w:r w:rsidRPr="00B82360">
              <w:rPr>
                <w:rStyle w:val="Hyperlink"/>
                <w:noProof/>
              </w:rPr>
              <w:instrText xml:space="preserve"> </w:instrText>
            </w:r>
            <w:r w:rsidRPr="00B82360">
              <w:rPr>
                <w:rStyle w:val="Hyperlink"/>
                <w:noProof/>
              </w:rPr>
            </w:r>
            <w:r w:rsidRPr="00B82360">
              <w:rPr>
                <w:rStyle w:val="Hyperlink"/>
                <w:noProof/>
              </w:rPr>
              <w:fldChar w:fldCharType="separate"/>
            </w:r>
            <w:r w:rsidRPr="00B82360">
              <w:rPr>
                <w:rStyle w:val="Hyperlink"/>
                <w:noProof/>
              </w:rPr>
              <w:t>Round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_Toc180526231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44" w:author="Walker, Austin (walk5700@vandals.uidaho.edu)" w:date="2024-10-22T21:50:00Z" w16du:dateUtc="2024-10-23T04:50:00Z"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  <w:r w:rsidRPr="00B82360">
              <w:rPr>
                <w:rStyle w:val="Hyperlink"/>
                <w:noProof/>
              </w:rPr>
              <w:fldChar w:fldCharType="end"/>
            </w:r>
          </w:ins>
        </w:p>
        <w:p w14:paraId="76E97D7A" w14:textId="6C8567E1" w:rsidR="000107DB" w:rsidRDefault="000107DB" w:rsidP="000107DB">
          <w:pPr>
            <w:pStyle w:val="TOC3"/>
            <w:tabs>
              <w:tab w:val="right" w:leader="dot" w:pos="9350"/>
            </w:tabs>
            <w:spacing w:after="0"/>
            <w:rPr>
              <w:ins w:id="45" w:author="Walker, Austin (walk5700@vandals.uidaho.edu)" w:date="2024-10-22T21:50:00Z" w16du:dateUtc="2024-10-23T04:50:00Z"/>
              <w:noProof/>
            </w:rPr>
            <w:pPrChange w:id="46" w:author="Walker, Austin (walk5700@vandals.uidaho.edu)" w:date="2024-10-22T21:50:00Z" w16du:dateUtc="2024-10-23T04:50:00Z">
              <w:pPr>
                <w:pStyle w:val="TOC3"/>
                <w:tabs>
                  <w:tab w:val="right" w:leader="dot" w:pos="9350"/>
                </w:tabs>
              </w:pPr>
            </w:pPrChange>
          </w:pPr>
          <w:ins w:id="47" w:author="Walker, Austin (walk5700@vandals.uidaho.edu)" w:date="2024-10-22T21:50:00Z" w16du:dateUtc="2024-10-23T04:50:00Z">
            <w:r w:rsidRPr="00B82360">
              <w:rPr>
                <w:rStyle w:val="Hyperlink"/>
                <w:noProof/>
              </w:rPr>
              <w:fldChar w:fldCharType="begin"/>
            </w:r>
            <w:r w:rsidRPr="00B82360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"_Toc180526232"</w:instrText>
            </w:r>
            <w:r w:rsidRPr="00B82360">
              <w:rPr>
                <w:rStyle w:val="Hyperlink"/>
                <w:noProof/>
              </w:rPr>
              <w:instrText xml:space="preserve"> </w:instrText>
            </w:r>
            <w:r w:rsidRPr="00B82360">
              <w:rPr>
                <w:rStyle w:val="Hyperlink"/>
                <w:noProof/>
              </w:rPr>
            </w:r>
            <w:r w:rsidRPr="00B82360">
              <w:rPr>
                <w:rStyle w:val="Hyperlink"/>
                <w:noProof/>
              </w:rPr>
              <w:fldChar w:fldCharType="separate"/>
            </w:r>
            <w:r w:rsidRPr="00B82360">
              <w:rPr>
                <w:rStyle w:val="Hyperlink"/>
                <w:noProof/>
              </w:rPr>
              <w:t>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_Toc180526232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48" w:author="Walker, Austin (walk5700@vandals.uidaho.edu)" w:date="2024-10-22T21:50:00Z" w16du:dateUtc="2024-10-23T04:50:00Z"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  <w:r w:rsidRPr="00B82360">
              <w:rPr>
                <w:rStyle w:val="Hyperlink"/>
                <w:noProof/>
              </w:rPr>
              <w:fldChar w:fldCharType="end"/>
            </w:r>
          </w:ins>
        </w:p>
        <w:p w14:paraId="767FA010" w14:textId="26A6B97A" w:rsidR="000107DB" w:rsidRDefault="000107DB" w:rsidP="000107DB">
          <w:pPr>
            <w:pStyle w:val="TOC1"/>
            <w:rPr>
              <w:ins w:id="49" w:author="Walker, Austin (walk5700@vandals.uidaho.edu)" w:date="2024-10-22T21:50:00Z" w16du:dateUtc="2024-10-23T04:50:00Z"/>
              <w:noProof/>
              <w:kern w:val="2"/>
              <w:szCs w:val="24"/>
              <w14:ligatures w14:val="standardContextual"/>
            </w:rPr>
            <w:pPrChange w:id="50" w:author="Walker, Austin (walk5700@vandals.uidaho.edu)" w:date="2024-10-22T21:50:00Z" w16du:dateUtc="2024-10-23T04:50:00Z">
              <w:pPr>
                <w:pStyle w:val="TOC1"/>
                <w:tabs>
                  <w:tab w:val="right" w:leader="dot" w:pos="9350"/>
                </w:tabs>
              </w:pPr>
            </w:pPrChange>
          </w:pPr>
          <w:ins w:id="51" w:author="Walker, Austin (walk5700@vandals.uidaho.edu)" w:date="2024-10-22T21:50:00Z" w16du:dateUtc="2024-10-23T04:50:00Z">
            <w:r w:rsidRPr="00B82360">
              <w:rPr>
                <w:rStyle w:val="Hyperlink"/>
                <w:noProof/>
              </w:rPr>
              <w:fldChar w:fldCharType="begin"/>
            </w:r>
            <w:r w:rsidRPr="00B82360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"_Toc180526233"</w:instrText>
            </w:r>
            <w:r w:rsidRPr="00B82360">
              <w:rPr>
                <w:rStyle w:val="Hyperlink"/>
                <w:noProof/>
              </w:rPr>
              <w:instrText xml:space="preserve"> </w:instrText>
            </w:r>
            <w:r w:rsidRPr="00B82360">
              <w:rPr>
                <w:rStyle w:val="Hyperlink"/>
                <w:noProof/>
              </w:rPr>
            </w:r>
            <w:r w:rsidRPr="00B82360">
              <w:rPr>
                <w:rStyle w:val="Hyperlink"/>
                <w:noProof/>
              </w:rPr>
              <w:fldChar w:fldCharType="separate"/>
            </w:r>
            <w:r w:rsidRPr="00B82360">
              <w:rPr>
                <w:rStyle w:val="Hyperlink"/>
                <w:noProof/>
              </w:rPr>
              <w:t>Creating a Scene (Prefab Equivalent)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_Toc180526233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52" w:author="Walker, Austin (walk5700@vandals.uidaho.edu)" w:date="2024-10-22T21:50:00Z" w16du:dateUtc="2024-10-23T04:50:00Z"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  <w:r w:rsidRPr="00B82360">
              <w:rPr>
                <w:rStyle w:val="Hyperlink"/>
                <w:noProof/>
              </w:rPr>
              <w:fldChar w:fldCharType="end"/>
            </w:r>
          </w:ins>
        </w:p>
        <w:p w14:paraId="192C71A3" w14:textId="258D61BE" w:rsidR="000107DB" w:rsidRDefault="000107DB" w:rsidP="000107DB">
          <w:pPr>
            <w:pStyle w:val="TOC1"/>
            <w:rPr>
              <w:ins w:id="53" w:author="Walker, Austin (walk5700@vandals.uidaho.edu)" w:date="2024-10-22T21:50:00Z" w16du:dateUtc="2024-10-23T04:50:00Z"/>
              <w:noProof/>
              <w:kern w:val="2"/>
              <w:szCs w:val="24"/>
              <w14:ligatures w14:val="standardContextual"/>
            </w:rPr>
            <w:pPrChange w:id="54" w:author="Walker, Austin (walk5700@vandals.uidaho.edu)" w:date="2024-10-22T21:50:00Z" w16du:dateUtc="2024-10-23T04:50:00Z">
              <w:pPr>
                <w:pStyle w:val="TOC1"/>
                <w:tabs>
                  <w:tab w:val="right" w:leader="dot" w:pos="9350"/>
                </w:tabs>
              </w:pPr>
            </w:pPrChange>
          </w:pPr>
          <w:ins w:id="55" w:author="Walker, Austin (walk5700@vandals.uidaho.edu)" w:date="2024-10-22T21:50:00Z" w16du:dateUtc="2024-10-23T04:50:00Z">
            <w:r w:rsidRPr="00B82360">
              <w:rPr>
                <w:rStyle w:val="Hyperlink"/>
                <w:noProof/>
              </w:rPr>
              <w:fldChar w:fldCharType="begin"/>
            </w:r>
            <w:r w:rsidRPr="00B82360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"_Toc180526234"</w:instrText>
            </w:r>
            <w:r w:rsidRPr="00B82360">
              <w:rPr>
                <w:rStyle w:val="Hyperlink"/>
                <w:noProof/>
              </w:rPr>
              <w:instrText xml:space="preserve"> </w:instrText>
            </w:r>
            <w:r w:rsidRPr="00B82360">
              <w:rPr>
                <w:rStyle w:val="Hyperlink"/>
                <w:noProof/>
              </w:rPr>
            </w:r>
            <w:r w:rsidRPr="00B82360">
              <w:rPr>
                <w:rStyle w:val="Hyperlink"/>
                <w:noProof/>
              </w:rPr>
              <w:fldChar w:fldCharType="separate"/>
            </w:r>
            <w:r w:rsidRPr="00B82360">
              <w:rPr>
                <w:rStyle w:val="Hyperlink"/>
                <w:noProof/>
              </w:rPr>
              <w:t>Documentation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_Toc180526234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56" w:author="Walker, Austin (walk5700@vandals.uidaho.edu)" w:date="2024-10-22T21:50:00Z" w16du:dateUtc="2024-10-23T04:50:00Z"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  <w:r w:rsidRPr="00B82360">
              <w:rPr>
                <w:rStyle w:val="Hyperlink"/>
                <w:noProof/>
              </w:rPr>
              <w:fldChar w:fldCharType="end"/>
            </w:r>
          </w:ins>
        </w:p>
        <w:p w14:paraId="59103C60" w14:textId="1C2188C5" w:rsidR="000107DB" w:rsidRDefault="000107DB" w:rsidP="000107DB">
          <w:pPr>
            <w:pStyle w:val="TOC1"/>
            <w:rPr>
              <w:ins w:id="57" w:author="Walker, Austin (walk5700@vandals.uidaho.edu)" w:date="2024-10-22T21:50:00Z" w16du:dateUtc="2024-10-23T04:50:00Z"/>
              <w:noProof/>
              <w:kern w:val="2"/>
              <w:szCs w:val="24"/>
              <w14:ligatures w14:val="standardContextual"/>
            </w:rPr>
            <w:pPrChange w:id="58" w:author="Walker, Austin (walk5700@vandals.uidaho.edu)" w:date="2024-10-22T21:50:00Z" w16du:dateUtc="2024-10-23T04:50:00Z">
              <w:pPr>
                <w:pStyle w:val="TOC1"/>
                <w:tabs>
                  <w:tab w:val="right" w:leader="dot" w:pos="9350"/>
                </w:tabs>
              </w:pPr>
            </w:pPrChange>
          </w:pPr>
          <w:ins w:id="59" w:author="Walker, Austin (walk5700@vandals.uidaho.edu)" w:date="2024-10-22T21:50:00Z" w16du:dateUtc="2024-10-23T04:50:00Z">
            <w:r w:rsidRPr="00B82360">
              <w:rPr>
                <w:rStyle w:val="Hyperlink"/>
                <w:noProof/>
              </w:rPr>
              <w:fldChar w:fldCharType="begin"/>
            </w:r>
            <w:r w:rsidRPr="00B82360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"_Toc180526235"</w:instrText>
            </w:r>
            <w:r w:rsidRPr="00B82360">
              <w:rPr>
                <w:rStyle w:val="Hyperlink"/>
                <w:noProof/>
              </w:rPr>
              <w:instrText xml:space="preserve"> </w:instrText>
            </w:r>
            <w:r w:rsidRPr="00B82360">
              <w:rPr>
                <w:rStyle w:val="Hyperlink"/>
                <w:noProof/>
              </w:rPr>
            </w:r>
            <w:r w:rsidRPr="00B82360">
              <w:rPr>
                <w:rStyle w:val="Hyperlink"/>
                <w:noProof/>
              </w:rPr>
              <w:fldChar w:fldCharType="separate"/>
            </w:r>
            <w:r w:rsidRPr="00B82360">
              <w:rPr>
                <w:rStyle w:val="Hyperlink"/>
                <w:noProof/>
              </w:rPr>
              <w:t>Test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_Toc180526235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60" w:author="Walker, Austin (walk5700@vandals.uidaho.edu)" w:date="2024-10-22T21:50:00Z" w16du:dateUtc="2024-10-23T04:50:00Z"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  <w:r w:rsidRPr="00B82360">
              <w:rPr>
                <w:rStyle w:val="Hyperlink"/>
                <w:noProof/>
              </w:rPr>
              <w:fldChar w:fldCharType="end"/>
            </w:r>
          </w:ins>
        </w:p>
        <w:p w14:paraId="5EE917A0" w14:textId="41F5406B" w:rsidR="000107DB" w:rsidRDefault="000107DB" w:rsidP="000107DB">
          <w:pPr>
            <w:pStyle w:val="TOC1"/>
            <w:rPr>
              <w:ins w:id="61" w:author="Walker, Austin (walk5700@vandals.uidaho.edu)" w:date="2024-10-22T21:50:00Z" w16du:dateUtc="2024-10-23T04:50:00Z"/>
              <w:noProof/>
              <w:kern w:val="2"/>
              <w:szCs w:val="24"/>
              <w14:ligatures w14:val="standardContextual"/>
            </w:rPr>
            <w:pPrChange w:id="62" w:author="Walker, Austin (walk5700@vandals.uidaho.edu)" w:date="2024-10-22T21:50:00Z" w16du:dateUtc="2024-10-23T04:50:00Z">
              <w:pPr>
                <w:pStyle w:val="TOC1"/>
                <w:tabs>
                  <w:tab w:val="right" w:leader="dot" w:pos="9350"/>
                </w:tabs>
              </w:pPr>
            </w:pPrChange>
          </w:pPr>
          <w:ins w:id="63" w:author="Walker, Austin (walk5700@vandals.uidaho.edu)" w:date="2024-10-22T21:50:00Z" w16du:dateUtc="2024-10-23T04:50:00Z">
            <w:r w:rsidRPr="00B82360">
              <w:rPr>
                <w:rStyle w:val="Hyperlink"/>
                <w:noProof/>
              </w:rPr>
              <w:fldChar w:fldCharType="begin"/>
            </w:r>
            <w:r w:rsidRPr="00B82360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"_Toc180526236"</w:instrText>
            </w:r>
            <w:r w:rsidRPr="00B82360">
              <w:rPr>
                <w:rStyle w:val="Hyperlink"/>
                <w:noProof/>
              </w:rPr>
              <w:instrText xml:space="preserve"> </w:instrText>
            </w:r>
            <w:r w:rsidRPr="00B82360">
              <w:rPr>
                <w:rStyle w:val="Hyperlink"/>
                <w:noProof/>
              </w:rPr>
            </w:r>
            <w:r w:rsidRPr="00B82360">
              <w:rPr>
                <w:rStyle w:val="Hyperlink"/>
                <w:noProof/>
              </w:rPr>
              <w:fldChar w:fldCharType="separate"/>
            </w:r>
            <w:r w:rsidRPr="00B82360">
              <w:rPr>
                <w:rStyle w:val="Hyperlink"/>
                <w:noProof/>
              </w:rPr>
              <w:t>Static and Dynamic Binding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_Toc180526236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64" w:author="Walker, Austin (walk5700@vandals.uidaho.edu)" w:date="2024-10-22T21:50:00Z" w16du:dateUtc="2024-10-23T04:50:00Z"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  <w:r w:rsidRPr="00B82360">
              <w:rPr>
                <w:rStyle w:val="Hyperlink"/>
                <w:noProof/>
              </w:rPr>
              <w:fldChar w:fldCharType="end"/>
            </w:r>
          </w:ins>
        </w:p>
        <w:p w14:paraId="2F3C2C6B" w14:textId="0F95BD55" w:rsidR="000107DB" w:rsidRDefault="000107DB" w:rsidP="000107DB">
          <w:pPr>
            <w:pStyle w:val="TOC1"/>
            <w:rPr>
              <w:ins w:id="65" w:author="Walker, Austin (walk5700@vandals.uidaho.edu)" w:date="2024-10-22T21:50:00Z" w16du:dateUtc="2024-10-23T04:50:00Z"/>
              <w:noProof/>
              <w:kern w:val="2"/>
              <w:szCs w:val="24"/>
              <w14:ligatures w14:val="standardContextual"/>
            </w:rPr>
            <w:pPrChange w:id="66" w:author="Walker, Austin (walk5700@vandals.uidaho.edu)" w:date="2024-10-22T21:50:00Z" w16du:dateUtc="2024-10-23T04:50:00Z">
              <w:pPr>
                <w:pStyle w:val="TOC1"/>
                <w:tabs>
                  <w:tab w:val="right" w:leader="dot" w:pos="9350"/>
                </w:tabs>
              </w:pPr>
            </w:pPrChange>
          </w:pPr>
          <w:ins w:id="67" w:author="Walker, Austin (walk5700@vandals.uidaho.edu)" w:date="2024-10-22T21:50:00Z" w16du:dateUtc="2024-10-23T04:50:00Z">
            <w:r w:rsidRPr="00B82360">
              <w:rPr>
                <w:rStyle w:val="Hyperlink"/>
                <w:noProof/>
              </w:rPr>
              <w:fldChar w:fldCharType="begin"/>
            </w:r>
            <w:r w:rsidRPr="00B82360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"_Toc180526237"</w:instrText>
            </w:r>
            <w:r w:rsidRPr="00B82360">
              <w:rPr>
                <w:rStyle w:val="Hyperlink"/>
                <w:noProof/>
              </w:rPr>
              <w:instrText xml:space="preserve"> </w:instrText>
            </w:r>
            <w:r w:rsidRPr="00B82360">
              <w:rPr>
                <w:rStyle w:val="Hyperlink"/>
                <w:noProof/>
              </w:rPr>
            </w:r>
            <w:r w:rsidRPr="00B82360">
              <w:rPr>
                <w:rStyle w:val="Hyperlink"/>
                <w:noProof/>
              </w:rPr>
              <w:fldChar w:fldCharType="separate"/>
            </w:r>
            <w:r w:rsidRPr="00B82360">
              <w:rPr>
                <w:rStyle w:val="Hyperlink"/>
                <w:noProof/>
              </w:rPr>
              <w:t>Patterns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_Toc180526237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68" w:author="Walker, Austin (walk5700@vandals.uidaho.edu)" w:date="2024-10-22T21:50:00Z" w16du:dateUtc="2024-10-23T04:50:00Z"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  <w:r w:rsidRPr="00B82360">
              <w:rPr>
                <w:rStyle w:val="Hyperlink"/>
                <w:noProof/>
              </w:rPr>
              <w:fldChar w:fldCharType="end"/>
            </w:r>
          </w:ins>
        </w:p>
        <w:p w14:paraId="3280CFCD" w14:textId="41999E99" w:rsidR="000107DB" w:rsidRDefault="000107DB" w:rsidP="000107DB">
          <w:pPr>
            <w:pStyle w:val="TOC1"/>
            <w:rPr>
              <w:ins w:id="69" w:author="Walker, Austin (walk5700@vandals.uidaho.edu)" w:date="2024-10-22T21:50:00Z" w16du:dateUtc="2024-10-23T04:50:00Z"/>
              <w:noProof/>
              <w:kern w:val="2"/>
              <w:szCs w:val="24"/>
              <w14:ligatures w14:val="standardContextual"/>
            </w:rPr>
            <w:pPrChange w:id="70" w:author="Walker, Austin (walk5700@vandals.uidaho.edu)" w:date="2024-10-22T21:50:00Z" w16du:dateUtc="2024-10-23T04:50:00Z">
              <w:pPr>
                <w:pStyle w:val="TOC1"/>
                <w:tabs>
                  <w:tab w:val="right" w:leader="dot" w:pos="9350"/>
                </w:tabs>
              </w:pPr>
            </w:pPrChange>
          </w:pPr>
          <w:ins w:id="71" w:author="Walker, Austin (walk5700@vandals.uidaho.edu)" w:date="2024-10-22T21:50:00Z" w16du:dateUtc="2024-10-23T04:50:00Z">
            <w:r w:rsidRPr="00B82360">
              <w:rPr>
                <w:rStyle w:val="Hyperlink"/>
                <w:noProof/>
              </w:rPr>
              <w:fldChar w:fldCharType="begin"/>
            </w:r>
            <w:r w:rsidRPr="00B82360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"_Toc180526238"</w:instrText>
            </w:r>
            <w:r w:rsidRPr="00B82360">
              <w:rPr>
                <w:rStyle w:val="Hyperlink"/>
                <w:noProof/>
              </w:rPr>
              <w:instrText xml:space="preserve"> </w:instrText>
            </w:r>
            <w:r w:rsidRPr="00B82360">
              <w:rPr>
                <w:rStyle w:val="Hyperlink"/>
                <w:noProof/>
              </w:rPr>
            </w:r>
            <w:r w:rsidRPr="00B82360">
              <w:rPr>
                <w:rStyle w:val="Hyperlink"/>
                <w:noProof/>
              </w:rPr>
              <w:fldChar w:fldCharType="separate"/>
            </w:r>
            <w:r w:rsidRPr="00B82360">
              <w:rPr>
                <w:rStyle w:val="Hyperlink"/>
                <w:noProof/>
              </w:rPr>
              <w:t>Code Reuse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_Toc180526238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72" w:author="Walker, Austin (walk5700@vandals.uidaho.edu)" w:date="2024-10-22T21:50:00Z" w16du:dateUtc="2024-10-23T04:50:00Z"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  <w:r w:rsidRPr="00B82360">
              <w:rPr>
                <w:rStyle w:val="Hyperlink"/>
                <w:noProof/>
              </w:rPr>
              <w:fldChar w:fldCharType="end"/>
            </w:r>
          </w:ins>
        </w:p>
        <w:p w14:paraId="31762E62" w14:textId="12B0B787" w:rsidR="002E3C41" w:rsidRDefault="002E3C41">
          <w:pPr>
            <w:rPr>
              <w:ins w:id="73" w:author="Walker, Austin (walk5700@vandals.uidaho.edu)" w:date="2024-10-22T21:14:00Z" w16du:dateUtc="2024-10-23T04:14:00Z"/>
            </w:rPr>
          </w:pPr>
          <w:del w:id="74" w:author="Walker, Austin (walk5700@vandals.uidaho.edu)" w:date="2024-10-22T21:19:00Z" w16du:dateUtc="2024-10-23T04:19:00Z">
            <w:r w:rsidDel="000F66A5">
              <w:rPr>
                <w:b/>
                <w:bCs/>
                <w:noProof/>
              </w:rPr>
              <w:delText>No table of contents entries found.</w:delText>
            </w:r>
          </w:del>
          <w:ins w:id="75" w:author="Walker, Austin (walk5700@vandals.uidaho.edu)" w:date="2024-10-22T21:14:00Z" w16du:dateUtc="2024-10-23T04:14:00Z">
            <w:r>
              <w:rPr>
                <w:b/>
                <w:bCs/>
                <w:noProof/>
              </w:rPr>
              <w:fldChar w:fldCharType="end"/>
            </w:r>
          </w:ins>
        </w:p>
        <w:customXmlInsRangeStart w:id="76" w:author="Walker, Austin (walk5700@vandals.uidaho.edu)" w:date="2024-10-22T21:14:00Z"/>
      </w:sdtContent>
    </w:sdt>
    <w:customXmlInsRangeEnd w:id="76"/>
    <w:p w14:paraId="27D5AFC3" w14:textId="4590388F" w:rsidR="00CC73CD" w:rsidRDefault="00CC73CD">
      <w:r>
        <w:br w:type="page"/>
      </w:r>
    </w:p>
    <w:p w14:paraId="3092114C" w14:textId="16062F7D" w:rsidR="00FF2D58" w:rsidRDefault="00CA70A4" w:rsidP="00C5749F">
      <w:pPr>
        <w:pStyle w:val="Heading1"/>
        <w:rPr>
          <w:ins w:id="77" w:author="Walker, Austin (walk5700@vandals.uidaho.edu)" w:date="2024-10-22T21:27:00Z" w16du:dateUtc="2024-10-23T04:27:00Z"/>
        </w:rPr>
      </w:pPr>
      <w:bookmarkStart w:id="78" w:name="_Toc180526224"/>
      <w:ins w:id="79" w:author="Walker, Austin (walk5700@vandals.uidaho.edu)" w:date="2024-10-22T21:15:00Z" w16du:dateUtc="2024-10-23T04:15:00Z">
        <w:r>
          <w:t>Environment Setup</w:t>
        </w:r>
      </w:ins>
      <w:bookmarkEnd w:id="78"/>
    </w:p>
    <w:p w14:paraId="7A4A4E1D" w14:textId="77777777" w:rsidR="00CE4C4A" w:rsidRPr="00CE4C4A" w:rsidRDefault="00CE4C4A" w:rsidP="00CE4C4A">
      <w:pPr>
        <w:rPr>
          <w:ins w:id="80" w:author="Walker, Austin (walk5700@vandals.uidaho.edu)" w:date="2024-10-22T21:15:00Z" w16du:dateUtc="2024-10-23T04:15:00Z"/>
        </w:rPr>
        <w:pPrChange w:id="81" w:author="Walker, Austin (walk5700@vandals.uidaho.edu)" w:date="2024-10-22T21:27:00Z" w16du:dateUtc="2024-10-23T04:27:00Z">
          <w:pPr>
            <w:pStyle w:val="Heading1"/>
          </w:pPr>
        </w:pPrChange>
      </w:pPr>
    </w:p>
    <w:p w14:paraId="77E87A58" w14:textId="3C6EE301" w:rsidR="00CA70A4" w:rsidRDefault="00080906" w:rsidP="00CA70A4">
      <w:pPr>
        <w:pStyle w:val="Heading1"/>
        <w:rPr>
          <w:ins w:id="82" w:author="Walker, Austin (walk5700@vandals.uidaho.edu)" w:date="2024-10-22T21:27:00Z" w16du:dateUtc="2024-10-23T04:27:00Z"/>
        </w:rPr>
      </w:pPr>
      <w:bookmarkStart w:id="83" w:name="_Toc180526225"/>
      <w:ins w:id="84" w:author="Walker, Austin (walk5700@vandals.uidaho.edu)" w:date="2024-10-22T21:29:00Z" w16du:dateUtc="2024-10-23T04:29:00Z">
        <w:r>
          <w:t>High Level Overview</w:t>
        </w:r>
      </w:ins>
      <w:bookmarkEnd w:id="83"/>
    </w:p>
    <w:p w14:paraId="0E40A834" w14:textId="18FC461B" w:rsidR="00CE4C4A" w:rsidRDefault="00FB6C96" w:rsidP="007B7249">
      <w:pPr>
        <w:pStyle w:val="Heading2"/>
        <w:rPr>
          <w:ins w:id="85" w:author="Walker, Austin (walk5700@vandals.uidaho.edu)" w:date="2024-10-22T21:36:00Z" w16du:dateUtc="2024-10-23T04:36:00Z"/>
        </w:rPr>
      </w:pPr>
      <w:bookmarkStart w:id="86" w:name="_Toc180526226"/>
      <w:ins w:id="87" w:author="Walker, Austin (walk5700@vandals.uidaho.edu)" w:date="2024-10-22T21:30:00Z" w16du:dateUtc="2024-10-23T04:30:00Z">
        <w:r>
          <w:t>C</w:t>
        </w:r>
      </w:ins>
      <w:ins w:id="88" w:author="Walker, Austin (walk5700@vandals.uidaho.edu)" w:date="2024-10-22T21:29:00Z" w16du:dateUtc="2024-10-23T04:29:00Z">
        <w:r>
          <w:t>ontext Diagram</w:t>
        </w:r>
      </w:ins>
      <w:bookmarkEnd w:id="86"/>
    </w:p>
    <w:p w14:paraId="53F56714" w14:textId="3405D571" w:rsidR="00B41020" w:rsidRPr="00B41020" w:rsidRDefault="00401903" w:rsidP="00B41020">
      <w:pPr>
        <w:rPr>
          <w:ins w:id="89" w:author="Walker, Austin (walk5700@vandals.uidaho.edu)" w:date="2024-10-22T21:33:00Z" w16du:dateUtc="2024-10-23T04:33:00Z"/>
        </w:rPr>
      </w:pPr>
      <w:ins w:id="90" w:author="Walker, Austin (walk5700@vandals.uidaho.edu)" w:date="2024-10-22T21:36:00Z" w16du:dateUtc="2024-10-23T04:36:00Z">
        <w:r>
          <w:rPr>
            <w:noProof/>
          </w:rPr>
          <w:drawing>
            <wp:inline distT="0" distB="0" distL="0" distR="0" wp14:anchorId="5EDA25EB" wp14:editId="3D431BE7">
              <wp:extent cx="3933825" cy="876300"/>
              <wp:effectExtent l="0" t="0" r="9525" b="0"/>
              <wp:docPr id="1769755011" name="Picture 2" descr="A diagram of a computer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769755011" name="Picture 2" descr="A diagram of a computer&#10;&#10;Description automatically generated"/>
                      <pic:cNvPicPr/>
                    </pic:nvPicPr>
                    <pic:blipFill>
                      <a:blip r:embed="rId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933825" cy="8763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2F745D7" w14:textId="748C43E5" w:rsidR="00247351" w:rsidRDefault="00593682" w:rsidP="00593682">
      <w:pPr>
        <w:pStyle w:val="Heading2"/>
        <w:rPr>
          <w:ins w:id="91" w:author="Walker, Austin (walk5700@vandals.uidaho.edu)" w:date="2024-10-22T21:34:00Z" w16du:dateUtc="2024-10-23T04:34:00Z"/>
        </w:rPr>
      </w:pPr>
      <w:bookmarkStart w:id="92" w:name="_Toc180526227"/>
      <w:ins w:id="93" w:author="Walker, Austin (walk5700@vandals.uidaho.edu)" w:date="2024-10-22T21:34:00Z" w16du:dateUtc="2024-10-23T04:34:00Z">
        <w:r>
          <w:t>Class Diagrams</w:t>
        </w:r>
        <w:bookmarkEnd w:id="92"/>
      </w:ins>
    </w:p>
    <w:p w14:paraId="6BFADF97" w14:textId="78CBBF4C" w:rsidR="00632FC6" w:rsidRDefault="00632FC6" w:rsidP="00632FC6">
      <w:pPr>
        <w:pStyle w:val="Heading3"/>
        <w:rPr>
          <w:ins w:id="94" w:author="Walker, Austin (walk5700@vandals.uidaho.edu)" w:date="2024-10-22T21:37:00Z" w16du:dateUtc="2024-10-23T04:37:00Z"/>
        </w:rPr>
      </w:pPr>
      <w:bookmarkStart w:id="95" w:name="_Toc180526228"/>
      <w:ins w:id="96" w:author="Walker, Austin (walk5700@vandals.uidaho.edu)" w:date="2024-10-22T21:34:00Z" w16du:dateUtc="2024-10-23T04:34:00Z">
        <w:r>
          <w:t>Enemies</w:t>
        </w:r>
      </w:ins>
      <w:bookmarkEnd w:id="95"/>
    </w:p>
    <w:p w14:paraId="0226257B" w14:textId="36735CC7" w:rsidR="00E407B7" w:rsidRPr="00E407B7" w:rsidRDefault="006405A0" w:rsidP="00E407B7">
      <w:pPr>
        <w:rPr>
          <w:ins w:id="97" w:author="Walker, Austin (walk5700@vandals.uidaho.edu)" w:date="2024-10-22T21:34:00Z" w16du:dateUtc="2024-10-23T04:34:00Z"/>
        </w:rPr>
        <w:pPrChange w:id="98" w:author="Walker, Austin (walk5700@vandals.uidaho.edu)" w:date="2024-10-22T21:37:00Z" w16du:dateUtc="2024-10-23T04:37:00Z">
          <w:pPr>
            <w:pStyle w:val="Heading3"/>
          </w:pPr>
        </w:pPrChange>
      </w:pPr>
      <w:ins w:id="99" w:author="Walker, Austin (walk5700@vandals.uidaho.edu)" w:date="2024-10-22T21:37:00Z" w16du:dateUtc="2024-10-23T04:37:00Z">
        <w:r>
          <w:rPr>
            <w:noProof/>
          </w:rPr>
          <w:drawing>
            <wp:anchor distT="0" distB="0" distL="114300" distR="114300" simplePos="0" relativeHeight="251659264" behindDoc="0" locked="0" layoutInCell="1" allowOverlap="1" wp14:anchorId="02BB19C9" wp14:editId="564947EA">
              <wp:simplePos x="0" y="0"/>
              <wp:positionH relativeFrom="column">
                <wp:posOffset>0</wp:posOffset>
              </wp:positionH>
              <wp:positionV relativeFrom="paragraph">
                <wp:posOffset>1905</wp:posOffset>
              </wp:positionV>
              <wp:extent cx="5943600" cy="4556125"/>
              <wp:effectExtent l="0" t="0" r="0" b="0"/>
              <wp:wrapTopAndBottom/>
              <wp:docPr id="1573172268" name="Picture 3" descr="A screenshot of a computer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573172268" name="Picture 3" descr="A screenshot of a computer&#10;&#10;Description automatically generated"/>
                      <pic:cNvPicPr/>
                    </pic:nvPicPr>
                    <pic:blipFill>
                      <a:blip r:embed="rId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45561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ins>
    </w:p>
    <w:p w14:paraId="69029F40" w14:textId="77777777" w:rsidR="00632FC6" w:rsidRDefault="00632FC6" w:rsidP="00632FC6">
      <w:pPr>
        <w:pStyle w:val="Heading3"/>
        <w:rPr>
          <w:ins w:id="100" w:author="Walker, Austin (walk5700@vandals.uidaho.edu)" w:date="2024-10-22T21:37:00Z" w16du:dateUtc="2024-10-23T04:37:00Z"/>
        </w:rPr>
      </w:pPr>
      <w:bookmarkStart w:id="101" w:name="_Toc180526229"/>
      <w:ins w:id="102" w:author="Walker, Austin (walk5700@vandals.uidaho.edu)" w:date="2024-10-22T21:34:00Z" w16du:dateUtc="2024-10-23T04:34:00Z">
        <w:r>
          <w:t>Towers</w:t>
        </w:r>
      </w:ins>
      <w:bookmarkEnd w:id="101"/>
    </w:p>
    <w:p w14:paraId="4B2A56CC" w14:textId="56C6E202" w:rsidR="00E407B7" w:rsidRPr="00E407B7" w:rsidRDefault="000107DB" w:rsidP="00E407B7">
      <w:pPr>
        <w:rPr>
          <w:ins w:id="103" w:author="Walker, Austin (walk5700@vandals.uidaho.edu)" w:date="2024-10-22T21:34:00Z" w16du:dateUtc="2024-10-23T04:34:00Z"/>
        </w:rPr>
        <w:pPrChange w:id="104" w:author="Walker, Austin (walk5700@vandals.uidaho.edu)" w:date="2024-10-22T21:37:00Z" w16du:dateUtc="2024-10-23T04:37:00Z">
          <w:pPr>
            <w:pStyle w:val="Heading2"/>
          </w:pPr>
        </w:pPrChange>
      </w:pPr>
      <w:ins w:id="105" w:author="Walker, Austin (walk5700@vandals.uidaho.edu)" w:date="2024-10-22T21:49:00Z">
        <w:r w:rsidRPr="000107DB">
          <w:drawing>
            <wp:inline distT="0" distB="0" distL="0" distR="0" wp14:anchorId="26D94510" wp14:editId="347C9735">
              <wp:extent cx="5943600" cy="3796665"/>
              <wp:effectExtent l="0" t="0" r="0" b="0"/>
              <wp:docPr id="4" name="Content Placeholder 3" descr="A diagram of a tower&#10;&#10;Description automatically generated">
                <a:extLst xmlns:a="http://schemas.openxmlformats.org/drawingml/2006/main">
                  <a:ext uri="{FF2B5EF4-FFF2-40B4-BE49-F238E27FC236}">
                    <a16:creationId xmlns:a16="http://schemas.microsoft.com/office/drawing/2014/main" id="{0F0B14C5-4FC9-AC59-23D1-24DF44B4C2B5}"/>
                  </a:ext>
                </a:extLst>
              </wp:docPr>
              <wp:cNvGraphicFramePr>
                <a:graphicFrameLocks xmlns:a="http://schemas.openxmlformats.org/drawingml/2006/main" noGrp="1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" name="Content Placeholder 3" descr="A diagram of a tower&#10;&#10;Description automatically generated">
                        <a:extLst>
                          <a:ext uri="{FF2B5EF4-FFF2-40B4-BE49-F238E27FC236}">
                            <a16:creationId xmlns:a16="http://schemas.microsoft.com/office/drawing/2014/main" id="{0F0B14C5-4FC9-AC59-23D1-24DF44B4C2B5}"/>
                          </a:ext>
                        </a:extLst>
                      </pic:cNvPr>
                      <pic:cNvPicPr>
                        <a:picLocks noGrp="1" noChangeAspect="1"/>
                      </pic:cNvPicPr>
                    </pic:nvPicPr>
                    <pic:blipFill>
                      <a:blip r:embed="rId1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7966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A7B52DC" w14:textId="72F85AA8" w:rsidR="00632FC6" w:rsidRDefault="00632FC6" w:rsidP="00632FC6">
      <w:pPr>
        <w:pStyle w:val="Heading3"/>
        <w:rPr>
          <w:ins w:id="106" w:author="Walker, Austin (walk5700@vandals.uidaho.edu)" w:date="2024-10-22T21:37:00Z" w16du:dateUtc="2024-10-23T04:37:00Z"/>
        </w:rPr>
      </w:pPr>
      <w:bookmarkStart w:id="107" w:name="_Toc180526230"/>
      <w:ins w:id="108" w:author="Walker, Austin (walk5700@vandals.uidaho.edu)" w:date="2024-10-22T21:34:00Z" w16du:dateUtc="2024-10-23T04:34:00Z">
        <w:r>
          <w:t>Level Manager</w:t>
        </w:r>
      </w:ins>
      <w:bookmarkEnd w:id="107"/>
    </w:p>
    <w:p w14:paraId="795AB995" w14:textId="3B332E2F" w:rsidR="00E407B7" w:rsidRPr="00E407B7" w:rsidRDefault="000107DB" w:rsidP="00E407B7">
      <w:pPr>
        <w:rPr>
          <w:ins w:id="109" w:author="Walker, Austin (walk5700@vandals.uidaho.edu)" w:date="2024-10-22T21:34:00Z" w16du:dateUtc="2024-10-23T04:34:00Z"/>
        </w:rPr>
        <w:pPrChange w:id="110" w:author="Walker, Austin (walk5700@vandals.uidaho.edu)" w:date="2024-10-22T21:37:00Z" w16du:dateUtc="2024-10-23T04:37:00Z">
          <w:pPr>
            <w:pStyle w:val="Heading3"/>
          </w:pPr>
        </w:pPrChange>
      </w:pPr>
      <w:ins w:id="111" w:author="Walker, Austin (walk5700@vandals.uidaho.edu)" w:date="2024-10-22T21:49:00Z" w16du:dateUtc="2024-10-23T04:49:00Z">
        <w:r>
          <w:rPr>
            <w:noProof/>
          </w:rPr>
          <w:drawing>
            <wp:inline distT="0" distB="0" distL="0" distR="0" wp14:anchorId="357F91A0" wp14:editId="31307BDA">
              <wp:extent cx="5943600" cy="4608195"/>
              <wp:effectExtent l="0" t="0" r="0" b="1905"/>
              <wp:docPr id="617411471" name="Graphic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17411471" name="Graphic 617411471"/>
                      <pic:cNvPicPr/>
                    </pic:nvPicPr>
                    <pic:blipFill>
                      <a:blip r:embed="rId11">
                        <a:extLst>
                          <a:ext uri="{96DAC541-7B7A-43D3-8B79-37D633B846F1}">
                            <asvg:svgBlip xmlns:asvg="http://schemas.microsoft.com/office/drawing/2016/SVG/main" r:embed="rId12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46081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FBE5092" w14:textId="25939B7C" w:rsidR="00632FC6" w:rsidRDefault="00632FC6" w:rsidP="00632FC6">
      <w:pPr>
        <w:pStyle w:val="Heading3"/>
        <w:rPr>
          <w:ins w:id="112" w:author="Walker, Austin (walk5700@vandals.uidaho.edu)" w:date="2024-10-22T21:37:00Z" w16du:dateUtc="2024-10-23T04:37:00Z"/>
        </w:rPr>
      </w:pPr>
      <w:bookmarkStart w:id="113" w:name="_Toc180526231"/>
      <w:ins w:id="114" w:author="Walker, Austin (walk5700@vandals.uidaho.edu)" w:date="2024-10-22T21:34:00Z" w16du:dateUtc="2024-10-23T04:34:00Z">
        <w:r>
          <w:t>Round Manager</w:t>
        </w:r>
      </w:ins>
      <w:bookmarkEnd w:id="113"/>
    </w:p>
    <w:p w14:paraId="10EFED45" w14:textId="3BCAFE72" w:rsidR="00E407B7" w:rsidRPr="00E407B7" w:rsidRDefault="000107DB" w:rsidP="00E407B7">
      <w:pPr>
        <w:rPr>
          <w:ins w:id="115" w:author="Walker, Austin (walk5700@vandals.uidaho.edu)" w:date="2024-10-22T21:34:00Z" w16du:dateUtc="2024-10-23T04:34:00Z"/>
        </w:rPr>
        <w:pPrChange w:id="116" w:author="Walker, Austin (walk5700@vandals.uidaho.edu)" w:date="2024-10-22T21:37:00Z" w16du:dateUtc="2024-10-23T04:37:00Z">
          <w:pPr>
            <w:pStyle w:val="Heading3"/>
          </w:pPr>
        </w:pPrChange>
      </w:pPr>
      <w:ins w:id="117" w:author="Walker, Austin (walk5700@vandals.uidaho.edu)" w:date="2024-10-22T21:49:00Z" w16du:dateUtc="2024-10-23T04:49:00Z">
        <w:r>
          <w:rPr>
            <w:noProof/>
          </w:rPr>
          <w:drawing>
            <wp:inline distT="0" distB="0" distL="0" distR="0" wp14:anchorId="75903699" wp14:editId="09DBE55E">
              <wp:extent cx="5943600" cy="4748530"/>
              <wp:effectExtent l="0" t="0" r="0" b="0"/>
              <wp:docPr id="1030643944" name="Picture 5" descr="A computer screen shot of a computer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30643944" name="Picture 5" descr="A computer screen shot of a computer&#10;&#10;Description automatically generated"/>
                      <pic:cNvPicPr/>
                    </pic:nvPicPr>
                    <pic:blipFill>
                      <a:blip r:embed="rId1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47485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C873815" w14:textId="485066D4" w:rsidR="00632FC6" w:rsidRDefault="00632FC6" w:rsidP="00632FC6">
      <w:pPr>
        <w:pStyle w:val="Heading3"/>
        <w:rPr>
          <w:ins w:id="118" w:author="Walker, Austin (walk5700@vandals.uidaho.edu)" w:date="2024-10-22T21:37:00Z" w16du:dateUtc="2024-10-23T04:37:00Z"/>
        </w:rPr>
      </w:pPr>
      <w:bookmarkStart w:id="119" w:name="_Toc180526232"/>
      <w:ins w:id="120" w:author="Walker, Austin (walk5700@vandals.uidaho.edu)" w:date="2024-10-22T21:34:00Z" w16du:dateUtc="2024-10-23T04:34:00Z">
        <w:r>
          <w:t>User Interface</w:t>
        </w:r>
      </w:ins>
      <w:bookmarkEnd w:id="119"/>
    </w:p>
    <w:p w14:paraId="3AA3C1A4" w14:textId="45F1F55A" w:rsidR="00E407B7" w:rsidRPr="00E407B7" w:rsidRDefault="00F02720" w:rsidP="00E407B7">
      <w:pPr>
        <w:rPr>
          <w:ins w:id="121" w:author="Walker, Austin (walk5700@vandals.uidaho.edu)" w:date="2024-10-22T21:34:00Z" w16du:dateUtc="2024-10-23T04:34:00Z"/>
        </w:rPr>
        <w:pPrChange w:id="122" w:author="Walker, Austin (walk5700@vandals.uidaho.edu)" w:date="2024-10-22T21:37:00Z" w16du:dateUtc="2024-10-23T04:37:00Z">
          <w:pPr>
            <w:pStyle w:val="Heading3"/>
          </w:pPr>
        </w:pPrChange>
      </w:pPr>
      <w:ins w:id="123" w:author="Walker, Austin (walk5700@vandals.uidaho.edu)" w:date="2024-10-22T21:48:00Z">
        <w:r w:rsidRPr="00F02720">
          <w:drawing>
            <wp:inline distT="0" distB="0" distL="0" distR="0" wp14:anchorId="6E5E5AC1" wp14:editId="1E38F13F">
              <wp:extent cx="5943600" cy="4130675"/>
              <wp:effectExtent l="0" t="0" r="0" b="3175"/>
              <wp:docPr id="8" name="Content Placeholder 7" descr="A diagram of a menu&#10;&#10;Description automatically generated">
                <a:extLst xmlns:a="http://schemas.openxmlformats.org/drawingml/2006/main">
                  <a:ext uri="{FF2B5EF4-FFF2-40B4-BE49-F238E27FC236}">
                    <a16:creationId xmlns:a16="http://schemas.microsoft.com/office/drawing/2014/main" id="{DACF21BD-7707-BA5F-DC62-0B58C5714AB9}"/>
                  </a:ext>
                </a:extLst>
              </wp:docPr>
              <wp:cNvGraphicFramePr>
                <a:graphicFrameLocks xmlns:a="http://schemas.openxmlformats.org/drawingml/2006/main" noGrp="1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" name="Content Placeholder 7" descr="A diagram of a menu&#10;&#10;Description automatically generated">
                        <a:extLst>
                          <a:ext uri="{FF2B5EF4-FFF2-40B4-BE49-F238E27FC236}">
                            <a16:creationId xmlns:a16="http://schemas.microsoft.com/office/drawing/2014/main" id="{DACF21BD-7707-BA5F-DC62-0B58C5714AB9}"/>
                          </a:ext>
                        </a:extLst>
                      </pic:cNvPr>
                      <pic:cNvPicPr>
                        <a:picLocks noGrp="1" noChangeAspect="1"/>
                      </pic:cNvPicPr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41306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8C8A719" w14:textId="4B3390C8" w:rsidR="00BA68AE" w:rsidRDefault="007F2936" w:rsidP="00CA70A4">
      <w:pPr>
        <w:pStyle w:val="Heading1"/>
        <w:rPr>
          <w:ins w:id="124" w:author="Walker, Austin (walk5700@vandals.uidaho.edu)" w:date="2024-10-22T21:27:00Z" w16du:dateUtc="2024-10-23T04:27:00Z"/>
        </w:rPr>
      </w:pPr>
      <w:bookmarkStart w:id="125" w:name="_Toc180526233"/>
      <w:ins w:id="126" w:author="Walker, Austin (walk5700@vandals.uidaho.edu)" w:date="2024-10-22T21:16:00Z" w16du:dateUtc="2024-10-23T04:16:00Z">
        <w:r>
          <w:t>Scene</w:t>
        </w:r>
      </w:ins>
      <w:ins w:id="127" w:author="Walker, Austin (walk5700@vandals.uidaho.edu)" w:date="2024-10-22T22:02:00Z" w16du:dateUtc="2024-10-23T05:02:00Z">
        <w:r w:rsidR="00A914D0">
          <w:t>s</w:t>
        </w:r>
      </w:ins>
      <w:ins w:id="128" w:author="Walker, Austin (walk5700@vandals.uidaho.edu)" w:date="2024-10-22T21:16:00Z" w16du:dateUtc="2024-10-23T04:16:00Z">
        <w:r>
          <w:t xml:space="preserve"> (Prefab Equivalent)</w:t>
        </w:r>
      </w:ins>
      <w:bookmarkEnd w:id="125"/>
    </w:p>
    <w:p w14:paraId="0CD02A09" w14:textId="47D00FE4" w:rsidR="00A914D0" w:rsidRDefault="00A914D0" w:rsidP="00A914D0">
      <w:pPr>
        <w:pStyle w:val="Heading2"/>
        <w:rPr>
          <w:ins w:id="129" w:author="Walker, Austin (walk5700@vandals.uidaho.edu)" w:date="2024-10-22T22:02:00Z" w16du:dateUtc="2024-10-23T05:02:00Z"/>
        </w:rPr>
        <w:pPrChange w:id="130" w:author="Walker, Austin (walk5700@vandals.uidaho.edu)" w:date="2024-10-22T22:02:00Z" w16du:dateUtc="2024-10-23T05:02:00Z">
          <w:pPr/>
        </w:pPrChange>
      </w:pPr>
      <w:ins w:id="131" w:author="Walker, Austin (walk5700@vandals.uidaho.edu)" w:date="2024-10-22T22:02:00Z" w16du:dateUtc="2024-10-23T05:02:00Z">
        <w:r>
          <w:t>Introduction to Scenes</w:t>
        </w:r>
      </w:ins>
    </w:p>
    <w:p w14:paraId="69166426" w14:textId="02B5A038" w:rsidR="00CE4C4A" w:rsidRDefault="00AE49E1" w:rsidP="00895D14">
      <w:pPr>
        <w:rPr>
          <w:ins w:id="132" w:author="Walker, Austin (walk5700@vandals.uidaho.edu)" w:date="2024-10-22T22:01:00Z" w16du:dateUtc="2024-10-23T05:01:00Z"/>
        </w:rPr>
      </w:pPr>
      <w:ins w:id="133" w:author="Walker, Austin (walk5700@vandals.uidaho.edu)" w:date="2024-10-22T21:55:00Z" w16du:dateUtc="2024-10-23T04:55:00Z">
        <w:r>
          <w:t xml:space="preserve">There </w:t>
        </w:r>
      </w:ins>
      <w:ins w:id="134" w:author="Walker, Austin (walk5700@vandals.uidaho.edu)" w:date="2024-10-22T21:56:00Z" w16du:dateUtc="2024-10-23T04:56:00Z">
        <w:r w:rsidR="00B7028B">
          <w:t xml:space="preserve">is no concept of </w:t>
        </w:r>
      </w:ins>
      <w:ins w:id="135" w:author="Walker, Austin (walk5700@vandals.uidaho.edu)" w:date="2024-10-22T21:58:00Z" w16du:dateUtc="2024-10-23T04:58:00Z">
        <w:r w:rsidR="000F6D6D">
          <w:t>a prefab</w:t>
        </w:r>
        <w:r w:rsidR="005269E9">
          <w:t xml:space="preserve">, there are however scenes. Scenes allow us to get the general structure </w:t>
        </w:r>
      </w:ins>
      <w:ins w:id="136" w:author="Walker, Austin (walk5700@vandals.uidaho.edu)" w:date="2024-10-22T21:59:00Z" w16du:dateUtc="2024-10-23T04:59:00Z">
        <w:r w:rsidR="00527519">
          <w:t xml:space="preserve">and functionality </w:t>
        </w:r>
      </w:ins>
      <w:ins w:id="137" w:author="Walker, Austin (walk5700@vandals.uidaho.edu)" w:date="2024-10-22T21:58:00Z" w16du:dateUtc="2024-10-23T04:58:00Z">
        <w:r w:rsidR="005269E9">
          <w:t>of an object figured out</w:t>
        </w:r>
      </w:ins>
      <w:ins w:id="138" w:author="Walker, Austin (walk5700@vandals.uidaho.edu)" w:date="2024-10-22T21:59:00Z" w16du:dateUtc="2024-10-23T04:59:00Z">
        <w:r w:rsidR="006C16CA">
          <w:t xml:space="preserve"> using Godot</w:t>
        </w:r>
        <w:r w:rsidR="00527519">
          <w:t>’s node system. Once the scene is created</w:t>
        </w:r>
      </w:ins>
      <w:ins w:id="139" w:author="Walker, Austin (walk5700@vandals.uidaho.edu)" w:date="2024-10-22T22:00:00Z" w16du:dateUtc="2024-10-23T05:00:00Z">
        <w:r w:rsidR="00527519">
          <w:t xml:space="preserve"> you can, use the scene </w:t>
        </w:r>
        <w:r w:rsidR="008D00C3">
          <w:t xml:space="preserve">to define other scenes, or </w:t>
        </w:r>
      </w:ins>
      <w:ins w:id="140" w:author="Walker, Austin (walk5700@vandals.uidaho.edu)" w:date="2024-10-22T22:01:00Z" w16du:dateUtc="2024-10-23T05:01:00Z">
        <w:r w:rsidR="00E07C97">
          <w:t>use it in your game</w:t>
        </w:r>
        <w:r w:rsidR="00993772">
          <w:t>.</w:t>
        </w:r>
      </w:ins>
    </w:p>
    <w:p w14:paraId="739DF629" w14:textId="77777777" w:rsidR="006266EA" w:rsidRDefault="00993772" w:rsidP="00895D14">
      <w:pPr>
        <w:rPr>
          <w:ins w:id="141" w:author="Walker, Austin (walk5700@vandals.uidaho.edu)" w:date="2024-10-22T22:06:00Z" w16du:dateUtc="2024-10-23T05:06:00Z"/>
        </w:rPr>
      </w:pPr>
      <w:ins w:id="142" w:author="Walker, Austin (walk5700@vandals.uidaho.edu)" w:date="2024-10-22T22:01:00Z" w16du:dateUtc="2024-10-23T05:01:00Z">
        <w:r>
          <w:t xml:space="preserve">The general structure for </w:t>
        </w:r>
      </w:ins>
      <w:ins w:id="143" w:author="Walker, Austin (walk5700@vandals.uidaho.edu)" w:date="2024-10-22T22:02:00Z" w16du:dateUtc="2024-10-23T05:02:00Z">
        <w:r>
          <w:t>Kill Mo’ Chickens will be</w:t>
        </w:r>
      </w:ins>
      <w:ins w:id="144" w:author="Walker, Austin (walk5700@vandals.uidaho.edu)" w:date="2024-10-22T22:06:00Z" w16du:dateUtc="2024-10-23T05:06:00Z">
        <w:r w:rsidR="006266EA">
          <w:t>:</w:t>
        </w:r>
      </w:ins>
    </w:p>
    <w:p w14:paraId="45DF1316" w14:textId="76553703" w:rsidR="00993772" w:rsidRDefault="006266EA" w:rsidP="00895D14">
      <w:pPr>
        <w:rPr>
          <w:ins w:id="145" w:author="Walker, Austin (walk5700@vandals.uidaho.edu)" w:date="2024-10-22T22:08:00Z" w16du:dateUtc="2024-10-23T05:08:00Z"/>
        </w:rPr>
      </w:pPr>
      <w:ins w:id="146" w:author="Walker, Austin (walk5700@vandals.uidaho.edu)" w:date="2024-10-22T22:06:00Z" w16du:dateUtc="2024-10-23T05:06:00Z">
        <w:r>
          <w:t>Each feature will have some collection of scenes associated with it.</w:t>
        </w:r>
        <w:r w:rsidR="00A333CC">
          <w:t xml:space="preserve"> Each feature’s scenes will be connected to a main scene that will </w:t>
        </w:r>
      </w:ins>
      <w:ins w:id="147" w:author="Walker, Austin (walk5700@vandals.uidaho.edu)" w:date="2024-10-22T22:07:00Z" w16du:dateUtc="2024-10-23T05:07:00Z">
        <w:r w:rsidR="00B55A34">
          <w:t xml:space="preserve">mediate a connection </w:t>
        </w:r>
        <w:r w:rsidR="00A93A84">
          <w:t>for the scenes where needed.</w:t>
        </w:r>
      </w:ins>
    </w:p>
    <w:p w14:paraId="0FEA4BE3" w14:textId="3BF6CAE7" w:rsidR="00917156" w:rsidRDefault="00917156" w:rsidP="00917156">
      <w:pPr>
        <w:pStyle w:val="Heading2"/>
        <w:rPr>
          <w:ins w:id="148" w:author="Walker, Austin (walk5700@vandals.uidaho.edu)" w:date="2024-10-22T22:09:00Z" w16du:dateUtc="2024-10-23T05:09:00Z"/>
        </w:rPr>
      </w:pPr>
      <w:ins w:id="149" w:author="Walker, Austin (walk5700@vandals.uidaho.edu)" w:date="2024-10-22T22:08:00Z" w16du:dateUtc="2024-10-23T05:08:00Z">
        <w:r>
          <w:t>Creating a Scene</w:t>
        </w:r>
      </w:ins>
    </w:p>
    <w:p w14:paraId="39562E09" w14:textId="207BF059" w:rsidR="00116F03" w:rsidRPr="00116F03" w:rsidRDefault="00116F03" w:rsidP="00116F03">
      <w:pPr>
        <w:rPr>
          <w:ins w:id="150" w:author="Walker, Austin (walk5700@vandals.uidaho.edu)" w:date="2024-10-22T22:08:00Z" w16du:dateUtc="2024-10-23T05:08:00Z"/>
        </w:rPr>
        <w:pPrChange w:id="151" w:author="Walker, Austin (walk5700@vandals.uidaho.edu)" w:date="2024-10-22T22:09:00Z" w16du:dateUtc="2024-10-23T05:09:00Z">
          <w:pPr>
            <w:pStyle w:val="Heading2"/>
          </w:pPr>
        </w:pPrChange>
      </w:pPr>
      <w:proofErr w:type="spellStart"/>
      <w:ins w:id="152" w:author="Walker, Austin (walk5700@vandals.uidaho.edu)" w:date="2024-10-22T22:09:00Z" w16du:dateUtc="2024-10-23T05:09:00Z">
        <w:r>
          <w:t>tkEndedHere</w:t>
        </w:r>
      </w:ins>
      <w:proofErr w:type="spellEnd"/>
    </w:p>
    <w:p w14:paraId="7F2806C3" w14:textId="77777777" w:rsidR="000F66A5" w:rsidRDefault="000F66A5" w:rsidP="00CA70A4">
      <w:pPr>
        <w:pStyle w:val="Heading1"/>
        <w:rPr>
          <w:ins w:id="153" w:author="Walker, Austin (walk5700@vandals.uidaho.edu)" w:date="2024-10-22T21:27:00Z" w16du:dateUtc="2024-10-23T04:27:00Z"/>
        </w:rPr>
      </w:pPr>
      <w:bookmarkStart w:id="154" w:name="_Toc180526234"/>
      <w:ins w:id="155" w:author="Walker, Austin (walk5700@vandals.uidaho.edu)" w:date="2024-10-22T21:18:00Z" w16du:dateUtc="2024-10-23T04:18:00Z">
        <w:r>
          <w:t>Documentation</w:t>
        </w:r>
      </w:ins>
      <w:bookmarkEnd w:id="154"/>
    </w:p>
    <w:p w14:paraId="3B6E988D" w14:textId="77777777" w:rsidR="00CE4C4A" w:rsidRPr="00CE4C4A" w:rsidRDefault="00CE4C4A" w:rsidP="00CE4C4A">
      <w:pPr>
        <w:rPr>
          <w:ins w:id="156" w:author="Walker, Austin (walk5700@vandals.uidaho.edu)" w:date="2024-10-22T21:18:00Z" w16du:dateUtc="2024-10-23T04:18:00Z"/>
        </w:rPr>
        <w:pPrChange w:id="157" w:author="Walker, Austin (walk5700@vandals.uidaho.edu)" w:date="2024-10-22T21:27:00Z" w16du:dateUtc="2024-10-23T04:27:00Z">
          <w:pPr>
            <w:pStyle w:val="Heading1"/>
          </w:pPr>
        </w:pPrChange>
      </w:pPr>
    </w:p>
    <w:p w14:paraId="62AAFB28" w14:textId="77777777" w:rsidR="000F66A5" w:rsidRDefault="000F66A5" w:rsidP="00CA70A4">
      <w:pPr>
        <w:pStyle w:val="Heading1"/>
        <w:rPr>
          <w:ins w:id="158" w:author="Walker, Austin (walk5700@vandals.uidaho.edu)" w:date="2024-10-22T21:27:00Z" w16du:dateUtc="2024-10-23T04:27:00Z"/>
        </w:rPr>
      </w:pPr>
      <w:bookmarkStart w:id="159" w:name="_Toc180526235"/>
      <w:ins w:id="160" w:author="Walker, Austin (walk5700@vandals.uidaho.edu)" w:date="2024-10-22T21:18:00Z" w16du:dateUtc="2024-10-23T04:18:00Z">
        <w:r>
          <w:t>Test Plan</w:t>
        </w:r>
      </w:ins>
      <w:bookmarkEnd w:id="159"/>
    </w:p>
    <w:p w14:paraId="7C8B448D" w14:textId="77777777" w:rsidR="00CE4C4A" w:rsidRPr="00CE4C4A" w:rsidRDefault="00CE4C4A" w:rsidP="00CE4C4A">
      <w:pPr>
        <w:rPr>
          <w:ins w:id="161" w:author="Walker, Austin (walk5700@vandals.uidaho.edu)" w:date="2024-10-22T21:18:00Z" w16du:dateUtc="2024-10-23T04:18:00Z"/>
        </w:rPr>
        <w:pPrChange w:id="162" w:author="Walker, Austin (walk5700@vandals.uidaho.edu)" w:date="2024-10-22T21:27:00Z" w16du:dateUtc="2024-10-23T04:27:00Z">
          <w:pPr>
            <w:pStyle w:val="Heading1"/>
          </w:pPr>
        </w:pPrChange>
      </w:pPr>
    </w:p>
    <w:p w14:paraId="7C696BA7" w14:textId="77777777" w:rsidR="000F66A5" w:rsidRDefault="000F66A5" w:rsidP="00CA70A4">
      <w:pPr>
        <w:pStyle w:val="Heading1"/>
        <w:rPr>
          <w:ins w:id="163" w:author="Walker, Austin (walk5700@vandals.uidaho.edu)" w:date="2024-10-22T21:27:00Z" w16du:dateUtc="2024-10-23T04:27:00Z"/>
        </w:rPr>
      </w:pPr>
      <w:bookmarkStart w:id="164" w:name="_Toc180526236"/>
      <w:ins w:id="165" w:author="Walker, Austin (walk5700@vandals.uidaho.edu)" w:date="2024-10-22T21:18:00Z" w16du:dateUtc="2024-10-23T04:18:00Z">
        <w:r>
          <w:t>Static and Dynamic Binding</w:t>
        </w:r>
      </w:ins>
      <w:bookmarkEnd w:id="164"/>
    </w:p>
    <w:p w14:paraId="69BA0B11" w14:textId="77777777" w:rsidR="00CE4C4A" w:rsidRPr="00CE4C4A" w:rsidRDefault="00CE4C4A" w:rsidP="00CE4C4A">
      <w:pPr>
        <w:rPr>
          <w:ins w:id="166" w:author="Walker, Austin (walk5700@vandals.uidaho.edu)" w:date="2024-10-22T21:18:00Z" w16du:dateUtc="2024-10-23T04:18:00Z"/>
        </w:rPr>
        <w:pPrChange w:id="167" w:author="Walker, Austin (walk5700@vandals.uidaho.edu)" w:date="2024-10-22T21:27:00Z" w16du:dateUtc="2024-10-23T04:27:00Z">
          <w:pPr>
            <w:pStyle w:val="Heading1"/>
          </w:pPr>
        </w:pPrChange>
      </w:pPr>
    </w:p>
    <w:p w14:paraId="59ECFC36" w14:textId="37C54A49" w:rsidR="007F2936" w:rsidRDefault="007F2936" w:rsidP="00CA70A4">
      <w:pPr>
        <w:pStyle w:val="Heading1"/>
        <w:rPr>
          <w:ins w:id="168" w:author="Walker, Austin (walk5700@vandals.uidaho.edu)" w:date="2024-10-22T21:27:00Z" w16du:dateUtc="2024-10-23T04:27:00Z"/>
        </w:rPr>
      </w:pPr>
      <w:bookmarkStart w:id="169" w:name="_Toc180526237"/>
      <w:ins w:id="170" w:author="Walker, Austin (walk5700@vandals.uidaho.edu)" w:date="2024-10-22T21:16:00Z" w16du:dateUtc="2024-10-23T04:16:00Z">
        <w:r>
          <w:t>Patte</w:t>
        </w:r>
        <w:r w:rsidR="00C16D80">
          <w:t>rns</w:t>
        </w:r>
      </w:ins>
      <w:bookmarkEnd w:id="169"/>
    </w:p>
    <w:p w14:paraId="115E7A68" w14:textId="77777777" w:rsidR="00CE4C4A" w:rsidRPr="00CE4C4A" w:rsidRDefault="00CE4C4A" w:rsidP="00CE4C4A">
      <w:pPr>
        <w:rPr>
          <w:ins w:id="171" w:author="Walker, Austin (walk5700@vandals.uidaho.edu)" w:date="2024-10-22T21:17:00Z" w16du:dateUtc="2024-10-23T04:17:00Z"/>
        </w:rPr>
        <w:pPrChange w:id="172" w:author="Walker, Austin (walk5700@vandals.uidaho.edu)" w:date="2024-10-22T21:27:00Z" w16du:dateUtc="2024-10-23T04:27:00Z">
          <w:pPr>
            <w:pStyle w:val="Heading1"/>
          </w:pPr>
        </w:pPrChange>
      </w:pPr>
    </w:p>
    <w:p w14:paraId="73A3A233" w14:textId="0EC61C08" w:rsidR="00E543D1" w:rsidRDefault="00E543D1" w:rsidP="00CA70A4">
      <w:pPr>
        <w:pStyle w:val="Heading1"/>
        <w:rPr>
          <w:ins w:id="173" w:author="Walker, Austin (walk5700@vandals.uidaho.edu)" w:date="2024-10-22T21:27:00Z" w16du:dateUtc="2024-10-23T04:27:00Z"/>
        </w:rPr>
      </w:pPr>
      <w:bookmarkStart w:id="174" w:name="_Toc180526238"/>
      <w:ins w:id="175" w:author="Walker, Austin (walk5700@vandals.uidaho.edu)" w:date="2024-10-22T21:17:00Z" w16du:dateUtc="2024-10-23T04:17:00Z">
        <w:r>
          <w:t>Code Reuse</w:t>
        </w:r>
      </w:ins>
      <w:bookmarkEnd w:id="174"/>
    </w:p>
    <w:p w14:paraId="614A0963" w14:textId="77777777" w:rsidR="000F66A5" w:rsidRPr="00CA70A4" w:rsidRDefault="000F66A5" w:rsidP="00CE4C4A">
      <w:pPr>
        <w:pPrChange w:id="176" w:author="Walker, Austin (walk5700@vandals.uidaho.edu)" w:date="2024-10-22T21:27:00Z" w16du:dateUtc="2024-10-23T04:27:00Z">
          <w:pPr>
            <w:ind w:left="720"/>
          </w:pPr>
        </w:pPrChange>
      </w:pPr>
    </w:p>
    <w:sectPr w:rsidR="000F66A5" w:rsidRPr="00CA70A4" w:rsidSect="00CC73CD">
      <w:headerReference w:type="default" r:id="rId15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2BF315" w14:textId="77777777" w:rsidR="00CC73CD" w:rsidRDefault="00CC73CD" w:rsidP="00CC73CD">
      <w:pPr>
        <w:spacing w:after="0" w:line="240" w:lineRule="auto"/>
      </w:pPr>
      <w:r>
        <w:separator/>
      </w:r>
    </w:p>
  </w:endnote>
  <w:endnote w:type="continuationSeparator" w:id="0">
    <w:p w14:paraId="7D9864FE" w14:textId="77777777" w:rsidR="00CC73CD" w:rsidRDefault="00CC73CD" w:rsidP="00CC73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F4846B" w14:textId="77777777" w:rsidR="00CC73CD" w:rsidRDefault="00CC73CD" w:rsidP="00CC73CD">
      <w:pPr>
        <w:spacing w:after="0" w:line="240" w:lineRule="auto"/>
      </w:pPr>
      <w:r>
        <w:separator/>
      </w:r>
    </w:p>
  </w:footnote>
  <w:footnote w:type="continuationSeparator" w:id="0">
    <w:p w14:paraId="3FFB89C4" w14:textId="77777777" w:rsidR="00CC73CD" w:rsidRDefault="00CC73CD" w:rsidP="00CC73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0803A5" w14:textId="1C791D9D" w:rsidR="00CC73CD" w:rsidRDefault="00CC73CD" w:rsidP="00CC73CD">
    <w:pPr>
      <w:pStyle w:val="Header"/>
      <w:jc w:val="right"/>
    </w:pPr>
    <w:sdt>
      <w:sdtPr>
        <w:alias w:val="Title"/>
        <w:tag w:val=""/>
        <w:id w:val="-519009926"/>
        <w:placeholder>
          <w:docPart w:val="CDB22B6B77D446F79AC0D6FBD5E02F24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D51F3F">
          <w:t>Developer Manual</w:t>
        </w:r>
      </w:sdtContent>
    </w:sdt>
    <w:r w:rsidR="00D51F3F">
      <w:t xml:space="preserve"> | </w:t>
    </w:r>
    <w:sdt>
      <w:sdtPr>
        <w:alias w:val="Company"/>
        <w:tag w:val=""/>
        <w:id w:val="1008791949"/>
        <w:placeholder>
          <w:docPart w:val="8F956F6988F74BB8B7845BC7D991696D"/>
        </w:placeholder>
        <w:dataBinding w:prefixMappings="xmlns:ns0='http://schemas.openxmlformats.org/officeDocument/2006/extended-properties' " w:xpath="/ns0:Properties[1]/ns0:Company[1]" w:storeItemID="{6668398D-A668-4E3E-A5EB-62B293D839F1}"/>
        <w:text/>
      </w:sdtPr>
      <w:sdtContent>
        <w:r w:rsidR="00167315">
          <w:t>Team 5 Guys</w:t>
        </w:r>
      </w:sdtContent>
    </w:sdt>
    <w:r w:rsidR="00167315">
      <w:t xml:space="preserve"> | </w:t>
    </w:r>
    <w:r w:rsidR="00167315">
      <w:fldChar w:fldCharType="begin"/>
    </w:r>
    <w:r w:rsidR="00167315">
      <w:instrText xml:space="preserve"> PAGE   \* MERGEFORMAT </w:instrText>
    </w:r>
    <w:r w:rsidR="00167315">
      <w:fldChar w:fldCharType="separate"/>
    </w:r>
    <w:r w:rsidR="00167315">
      <w:rPr>
        <w:noProof/>
      </w:rPr>
      <w:t>1</w:t>
    </w:r>
    <w:r w:rsidR="00167315">
      <w:rPr>
        <w:noProof/>
      </w:rPr>
      <w:fldChar w:fldCharType="end"/>
    </w:r>
  </w:p>
</w:hdr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Walker, Austin (walk5700@vandals.uidaho.edu)">
    <w15:presenceInfo w15:providerId="AD" w15:userId="S::walk5700@vandals.uidaho.edu::7156b0eb-267d-4fea-a359-08e2a2faa7a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revisionView w:markup="0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584A"/>
    <w:rsid w:val="000107DB"/>
    <w:rsid w:val="00080906"/>
    <w:rsid w:val="000F66A5"/>
    <w:rsid w:val="000F6D6D"/>
    <w:rsid w:val="00116F03"/>
    <w:rsid w:val="00167315"/>
    <w:rsid w:val="00167801"/>
    <w:rsid w:val="00184000"/>
    <w:rsid w:val="001F655B"/>
    <w:rsid w:val="00247351"/>
    <w:rsid w:val="0026584A"/>
    <w:rsid w:val="002E3C41"/>
    <w:rsid w:val="002F24BA"/>
    <w:rsid w:val="00401903"/>
    <w:rsid w:val="00505767"/>
    <w:rsid w:val="005269E9"/>
    <w:rsid w:val="00527519"/>
    <w:rsid w:val="00593682"/>
    <w:rsid w:val="006266EA"/>
    <w:rsid w:val="00632FC6"/>
    <w:rsid w:val="006405A0"/>
    <w:rsid w:val="00681B7C"/>
    <w:rsid w:val="006C16CA"/>
    <w:rsid w:val="00704AB3"/>
    <w:rsid w:val="00770F5A"/>
    <w:rsid w:val="007B7249"/>
    <w:rsid w:val="007F2936"/>
    <w:rsid w:val="00871D2E"/>
    <w:rsid w:val="00895D14"/>
    <w:rsid w:val="008A3B46"/>
    <w:rsid w:val="008B1A72"/>
    <w:rsid w:val="008D00C3"/>
    <w:rsid w:val="00917156"/>
    <w:rsid w:val="00927FE9"/>
    <w:rsid w:val="00993772"/>
    <w:rsid w:val="009D0760"/>
    <w:rsid w:val="00A333CC"/>
    <w:rsid w:val="00A914D0"/>
    <w:rsid w:val="00A93A84"/>
    <w:rsid w:val="00AE49E1"/>
    <w:rsid w:val="00B41020"/>
    <w:rsid w:val="00B55A34"/>
    <w:rsid w:val="00B7028B"/>
    <w:rsid w:val="00BA68AE"/>
    <w:rsid w:val="00C16D80"/>
    <w:rsid w:val="00C3152B"/>
    <w:rsid w:val="00C5749F"/>
    <w:rsid w:val="00CA1517"/>
    <w:rsid w:val="00CA70A4"/>
    <w:rsid w:val="00CC73CD"/>
    <w:rsid w:val="00CD7B4E"/>
    <w:rsid w:val="00CE4C4A"/>
    <w:rsid w:val="00D51F3F"/>
    <w:rsid w:val="00D96E02"/>
    <w:rsid w:val="00D97074"/>
    <w:rsid w:val="00DE13DE"/>
    <w:rsid w:val="00DE4AE5"/>
    <w:rsid w:val="00E07C97"/>
    <w:rsid w:val="00E31EEF"/>
    <w:rsid w:val="00E407B7"/>
    <w:rsid w:val="00E543D1"/>
    <w:rsid w:val="00E97BBF"/>
    <w:rsid w:val="00F02720"/>
    <w:rsid w:val="00F1556C"/>
    <w:rsid w:val="00FB6C96"/>
    <w:rsid w:val="00FC6B9E"/>
    <w:rsid w:val="00FF2D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E2BC98"/>
  <w15:chartTrackingRefBased/>
  <w15:docId w15:val="{AD7AD36C-3175-401A-8DDD-78F06BAAEF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07B7"/>
    <w:pPr>
      <w:contextualSpacing/>
      <w:pPrChange w:id="0" w:author="Walker, Austin (walk5700@vandals.uidaho.edu)" w:date="2024-10-22T21:37:00Z">
        <w:pPr>
          <w:spacing w:after="160" w:line="259" w:lineRule="auto"/>
        </w:pPr>
      </w:pPrChange>
    </w:pPr>
    <w:rPr>
      <w:sz w:val="24"/>
      <w:rPrChange w:id="0" w:author="Walker, Austin (walk5700@vandals.uidaho.edu)" w:date="2024-10-22T21:37:00Z">
        <w:rPr>
          <w:rFonts w:asciiTheme="minorHAnsi" w:eastAsiaTheme="minorEastAsia" w:hAnsiTheme="minorHAnsi" w:cstheme="minorBidi"/>
          <w:sz w:val="24"/>
          <w:szCs w:val="22"/>
          <w:lang w:val="en-US" w:eastAsia="en-US" w:bidi="ar-SA"/>
        </w:rPr>
      </w:rPrChange>
    </w:rPr>
  </w:style>
  <w:style w:type="paragraph" w:styleId="Heading1">
    <w:name w:val="heading 1"/>
    <w:basedOn w:val="Normal"/>
    <w:next w:val="Normal"/>
    <w:link w:val="Heading1Char"/>
    <w:uiPriority w:val="9"/>
    <w:qFormat/>
    <w:rsid w:val="00247351"/>
    <w:pPr>
      <w:keepNext/>
      <w:keepLines/>
      <w:pBdr>
        <w:bottom w:val="single" w:sz="4" w:space="1" w:color="auto"/>
      </w:pBdr>
      <w:spacing w:before="400" w:after="40" w:line="240" w:lineRule="auto"/>
      <w:outlineLvl w:val="0"/>
      <w:pPrChange w:id="1" w:author="Walker, Austin (walk5700@vandals.uidaho.edu)" w:date="2024-10-22T21:33:00Z">
        <w:pPr>
          <w:keepNext/>
          <w:keepLines/>
          <w:spacing w:before="400" w:after="40"/>
          <w:outlineLvl w:val="0"/>
        </w:pPr>
      </w:pPrChange>
    </w:pPr>
    <w:rPr>
      <w:rFonts w:asciiTheme="majorHAnsi" w:eastAsiaTheme="majorEastAsia" w:hAnsiTheme="majorHAnsi" w:cstheme="majorBidi"/>
      <w:smallCaps/>
      <w:sz w:val="36"/>
      <w:szCs w:val="36"/>
      <w:rPrChange w:id="1" w:author="Walker, Austin (walk5700@vandals.uidaho.edu)" w:date="2024-10-22T21:33:00Z">
        <w:rPr>
          <w:rFonts w:asciiTheme="majorHAnsi" w:eastAsiaTheme="majorEastAsia" w:hAnsiTheme="majorHAnsi" w:cstheme="majorBidi"/>
          <w:caps/>
          <w:sz w:val="36"/>
          <w:szCs w:val="36"/>
          <w:lang w:val="en-US" w:eastAsia="en-US" w:bidi="ar-SA"/>
        </w:rPr>
      </w:rPrChange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47351"/>
    <w:pPr>
      <w:keepNext/>
      <w:keepLines/>
      <w:spacing w:before="120" w:after="0" w:line="240" w:lineRule="auto"/>
      <w:outlineLvl w:val="1"/>
      <w:pPrChange w:id="2" w:author="Walker, Austin (walk5700@vandals.uidaho.edu)" w:date="2024-10-22T21:33:00Z">
        <w:pPr>
          <w:keepNext/>
          <w:keepLines/>
          <w:spacing w:before="120"/>
          <w:outlineLvl w:val="1"/>
        </w:pPr>
      </w:pPrChange>
    </w:pPr>
    <w:rPr>
      <w:rFonts w:asciiTheme="majorHAnsi" w:eastAsiaTheme="majorEastAsia" w:hAnsiTheme="majorHAnsi" w:cstheme="majorBidi"/>
      <w:sz w:val="30"/>
      <w:szCs w:val="28"/>
      <w:rPrChange w:id="2" w:author="Walker, Austin (walk5700@vandals.uidaho.edu)" w:date="2024-10-22T21:33:00Z">
        <w:rPr>
          <w:rFonts w:asciiTheme="majorHAnsi" w:eastAsiaTheme="majorEastAsia" w:hAnsiTheme="majorHAnsi" w:cstheme="majorBidi"/>
          <w:caps/>
          <w:sz w:val="28"/>
          <w:szCs w:val="28"/>
          <w:lang w:val="en-US" w:eastAsia="en-US" w:bidi="ar-SA"/>
        </w:rPr>
      </w:rPrChange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F24BA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24BA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24BA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24BA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24BA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24BA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24BA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7351"/>
    <w:rPr>
      <w:rFonts w:asciiTheme="majorHAnsi" w:eastAsiaTheme="majorEastAsia" w:hAnsiTheme="majorHAnsi" w:cstheme="majorBidi"/>
      <w:small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247351"/>
    <w:rPr>
      <w:rFonts w:asciiTheme="majorHAnsi" w:eastAsiaTheme="majorEastAsia" w:hAnsiTheme="majorHAnsi" w:cstheme="majorBidi"/>
      <w:sz w:val="30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2F24BA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24BA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24BA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24BA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24BA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24BA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24BA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2F24BA"/>
    <w:pPr>
      <w:spacing w:after="0" w:line="240" w:lineRule="auto"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2F24BA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24BA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F24BA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F24BA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2F24BA"/>
    <w:rPr>
      <w:rFonts w:asciiTheme="majorHAnsi" w:eastAsiaTheme="majorEastAsia" w:hAnsiTheme="majorHAnsi" w:cstheme="majorBidi"/>
      <w:sz w:val="25"/>
      <w:szCs w:val="25"/>
    </w:rPr>
  </w:style>
  <w:style w:type="paragraph" w:styleId="ListParagraph">
    <w:name w:val="List Paragraph"/>
    <w:basedOn w:val="Normal"/>
    <w:uiPriority w:val="34"/>
    <w:qFormat/>
    <w:rsid w:val="0026584A"/>
    <w:pPr>
      <w:ind w:left="720"/>
    </w:pPr>
  </w:style>
  <w:style w:type="character" w:styleId="IntenseEmphasis">
    <w:name w:val="Intense Emphasis"/>
    <w:basedOn w:val="DefaultParagraphFont"/>
    <w:uiPriority w:val="21"/>
    <w:qFormat/>
    <w:rsid w:val="002F24BA"/>
    <w:rPr>
      <w:b/>
      <w:bCs/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24BA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24BA"/>
    <w:rPr>
      <w:color w:val="404040" w:themeColor="text1" w:themeTint="BF"/>
      <w:sz w:val="32"/>
      <w:szCs w:val="32"/>
    </w:rPr>
  </w:style>
  <w:style w:type="character" w:styleId="IntenseReference">
    <w:name w:val="Intense Reference"/>
    <w:basedOn w:val="DefaultParagraphFont"/>
    <w:uiPriority w:val="32"/>
    <w:qFormat/>
    <w:rsid w:val="002F24BA"/>
    <w:rPr>
      <w:b/>
      <w:bCs/>
      <w:caps w:val="0"/>
      <w:smallCaps/>
      <w:color w:val="auto"/>
      <w:spacing w:val="3"/>
      <w:u w:val="single"/>
    </w:rPr>
  </w:style>
  <w:style w:type="paragraph" w:styleId="Header">
    <w:name w:val="header"/>
    <w:basedOn w:val="Normal"/>
    <w:link w:val="HeaderChar"/>
    <w:uiPriority w:val="99"/>
    <w:unhideWhenUsed/>
    <w:rsid w:val="00CC73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73CD"/>
  </w:style>
  <w:style w:type="paragraph" w:styleId="Footer">
    <w:name w:val="footer"/>
    <w:basedOn w:val="Normal"/>
    <w:link w:val="FooterChar"/>
    <w:uiPriority w:val="99"/>
    <w:unhideWhenUsed/>
    <w:rsid w:val="00CC73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73CD"/>
  </w:style>
  <w:style w:type="character" w:styleId="PlaceholderText">
    <w:name w:val="Placeholder Text"/>
    <w:basedOn w:val="DefaultParagraphFont"/>
    <w:uiPriority w:val="99"/>
    <w:semiHidden/>
    <w:rsid w:val="00CC73CD"/>
    <w:rPr>
      <w:color w:val="666666"/>
    </w:rPr>
  </w:style>
  <w:style w:type="paragraph" w:styleId="Revision">
    <w:name w:val="Revision"/>
    <w:hidden/>
    <w:uiPriority w:val="99"/>
    <w:semiHidden/>
    <w:rsid w:val="00770F5A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2F24BA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107DB"/>
    <w:pPr>
      <w:tabs>
        <w:tab w:val="right" w:leader="dot" w:pos="9350"/>
      </w:tabs>
      <w:spacing w:after="0"/>
      <w:pPrChange w:id="3" w:author="Walker, Austin (walk5700@vandals.uidaho.edu)" w:date="2024-10-22T21:50:00Z">
        <w:pPr>
          <w:spacing w:after="100" w:line="259" w:lineRule="auto"/>
          <w:contextualSpacing/>
        </w:pPr>
      </w:pPrChange>
    </w:pPr>
    <w:rPr>
      <w:rPrChange w:id="3" w:author="Walker, Austin (walk5700@vandals.uidaho.edu)" w:date="2024-10-22T21:50:00Z">
        <w:rPr>
          <w:rFonts w:asciiTheme="minorHAnsi" w:eastAsiaTheme="minorEastAsia" w:hAnsiTheme="minorHAnsi" w:cstheme="minorBidi"/>
          <w:sz w:val="24"/>
          <w:szCs w:val="22"/>
          <w:lang w:val="en-US" w:eastAsia="en-US" w:bidi="ar-SA"/>
        </w:rPr>
      </w:rPrChange>
    </w:rPr>
  </w:style>
  <w:style w:type="character" w:styleId="Hyperlink">
    <w:name w:val="Hyperlink"/>
    <w:basedOn w:val="DefaultParagraphFont"/>
    <w:uiPriority w:val="99"/>
    <w:unhideWhenUsed/>
    <w:rsid w:val="000F66A5"/>
    <w:rPr>
      <w:color w:val="467886" w:themeColor="hyperlink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F24BA"/>
    <w:pPr>
      <w:spacing w:line="240" w:lineRule="auto"/>
    </w:pPr>
    <w:rPr>
      <w:b/>
      <w:bCs/>
      <w:smallCaps/>
      <w:color w:val="595959" w:themeColor="text1" w:themeTint="A6"/>
    </w:rPr>
  </w:style>
  <w:style w:type="character" w:styleId="Strong">
    <w:name w:val="Strong"/>
    <w:basedOn w:val="DefaultParagraphFont"/>
    <w:uiPriority w:val="22"/>
    <w:qFormat/>
    <w:rsid w:val="002F24BA"/>
    <w:rPr>
      <w:b/>
      <w:bCs/>
    </w:rPr>
  </w:style>
  <w:style w:type="character" w:styleId="Emphasis">
    <w:name w:val="Emphasis"/>
    <w:basedOn w:val="DefaultParagraphFont"/>
    <w:uiPriority w:val="20"/>
    <w:qFormat/>
    <w:rsid w:val="002F24BA"/>
    <w:rPr>
      <w:i/>
      <w:iCs/>
    </w:rPr>
  </w:style>
  <w:style w:type="paragraph" w:styleId="NoSpacing">
    <w:name w:val="No Spacing"/>
    <w:uiPriority w:val="1"/>
    <w:qFormat/>
    <w:rsid w:val="002F24BA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2F24BA"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sid w:val="002F24BA"/>
    <w:rPr>
      <w:smallCaps/>
      <w:color w:val="404040" w:themeColor="text1" w:themeTint="BF"/>
      <w:u w:val="single" w:color="7F7F7F" w:themeColor="text1" w:themeTint="80"/>
    </w:rPr>
  </w:style>
  <w:style w:type="character" w:styleId="BookTitle">
    <w:name w:val="Book Title"/>
    <w:basedOn w:val="DefaultParagraphFont"/>
    <w:uiPriority w:val="33"/>
    <w:qFormat/>
    <w:rsid w:val="002F24BA"/>
    <w:rPr>
      <w:b/>
      <w:bCs/>
      <w:smallCaps/>
      <w:spacing w:val="7"/>
    </w:rPr>
  </w:style>
  <w:style w:type="paragraph" w:styleId="TOC2">
    <w:name w:val="toc 2"/>
    <w:basedOn w:val="Normal"/>
    <w:next w:val="Normal"/>
    <w:autoRedefine/>
    <w:uiPriority w:val="39"/>
    <w:unhideWhenUsed/>
    <w:rsid w:val="000107DB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0107DB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svg"/><Relationship Id="rId17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CDB22B6B77D446F79AC0D6FBD5E02F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F569A2-D2EB-405D-80D8-BC11B111036F}"/>
      </w:docPartPr>
      <w:docPartBody>
        <w:p w:rsidR="005D73B1" w:rsidRDefault="005D73B1">
          <w:r w:rsidRPr="004116A4">
            <w:rPr>
              <w:rStyle w:val="PlaceholderText"/>
            </w:rPr>
            <w:t>[Title]</w:t>
          </w:r>
        </w:p>
      </w:docPartBody>
    </w:docPart>
    <w:docPart>
      <w:docPartPr>
        <w:name w:val="BDA1E521CB594BAB9C1BB10FFC6EED7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A14C6C-983B-4824-BE56-462483BF7BE3}"/>
      </w:docPartPr>
      <w:docPartBody>
        <w:p w:rsidR="005D73B1" w:rsidRDefault="005D73B1">
          <w:r w:rsidRPr="005F36FD">
            <w:rPr>
              <w:rStyle w:val="PlaceholderText"/>
            </w:rPr>
            <w:t>[Title]</w:t>
          </w:r>
        </w:p>
      </w:docPartBody>
    </w:docPart>
    <w:docPart>
      <w:docPartPr>
        <w:name w:val="18F269D271F54C70A21BBF5922615D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4ED8B1-6472-4DEA-AE4D-FC2F1E50F1DF}"/>
      </w:docPartPr>
      <w:docPartBody>
        <w:p w:rsidR="005D73B1" w:rsidRDefault="005D73B1">
          <w:r w:rsidRPr="005F36FD">
            <w:rPr>
              <w:rStyle w:val="PlaceholderText"/>
            </w:rPr>
            <w:t>[Company]</w:t>
          </w:r>
        </w:p>
      </w:docPartBody>
    </w:docPart>
    <w:docPart>
      <w:docPartPr>
        <w:name w:val="8F956F6988F74BB8B7845BC7D99169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94B0857-DEA7-4A86-901A-B87B7AD7E627}"/>
      </w:docPartPr>
      <w:docPartBody>
        <w:p w:rsidR="005D73B1" w:rsidRDefault="005D73B1">
          <w:r w:rsidRPr="005F36FD">
            <w:rPr>
              <w:rStyle w:val="PlaceholderText"/>
            </w:rPr>
            <w:t>[Company]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3B1"/>
    <w:rsid w:val="005D73B1"/>
    <w:rsid w:val="00871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73B1"/>
    <w:rPr>
      <w:rFonts w:cs="Times New Roman"/>
      <w:sz w:val="3276"/>
      <w:szCs w:val="3276"/>
    </w:rPr>
  </w:style>
  <w:style w:type="character" w:default="1" w:styleId="DefaultParagraphFont">
    <w:name w:val="Default Paragraph Font"/>
    <w:uiPriority w:val="1"/>
    <w:semiHidden/>
    <w:unhideWhenUsed/>
    <w:rsid w:val="005D73B1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D73B1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7B297E-0458-4C95-BAFE-2229FBB6CE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7</Pages>
  <Words>319</Words>
  <Characters>1821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Team 5 Guys</Company>
  <LinksUpToDate>false</LinksUpToDate>
  <CharactersWithSpaces>2136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Developer Manual</dc:title>
  <dc:subject/>
  <dc:creator>Austin Walker</dc:creator>
  <cp:keywords/>
  <dc:description/>
  <cp:lastModifiedBy>Austin Walker</cp:lastModifiedBy>
  <cp:revision>61</cp:revision>
  <dcterms:created xsi:type="dcterms:W3CDTF">2024-10-23T03:50:00Z</dcterms:created>
  <dcterms:modified xsi:type="dcterms:W3CDTF">2024-10-23T05:09:00Z</dcterms:modified>
</cp:coreProperties>
</file>