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alias w:val="Title"/>
        <w:tag w:val=""/>
        <w:id w:val="-1107584251"/>
        <w:placeholder>
          <w:docPart w:val="BDA1E521CB594BAB9C1BB10FFC6EED7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84BD1DC" w14:textId="62A5CC36" w:rsidR="00CC73CD" w:rsidRDefault="00D51F3F">
          <w:pPr>
            <w:pStyle w:val="Title"/>
            <w:pPrChange w:id="7" w:author="Walker, Austin (walk5700@vandals.uidaho.edu)" w:date="2024-10-22T21:09:00Z" w16du:dateUtc="2024-10-23T04:09:00Z">
              <w:pPr/>
            </w:pPrChange>
          </w:pPr>
          <w:r>
            <w:t>Developer Manual</w:t>
          </w:r>
        </w:p>
      </w:sdtContent>
    </w:sdt>
    <w:sdt>
      <w:sdtPr>
        <w:alias w:val="Company"/>
        <w:tag w:val=""/>
        <w:id w:val="1799716707"/>
        <w:placeholder>
          <w:docPart w:val="18F269D271F54C70A21BBF5922615DE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14:paraId="01FCD77F" w14:textId="57A16405" w:rsidR="00D51F3F" w:rsidRDefault="00D51F3F">
          <w:pPr>
            <w:pStyle w:val="Subtitle"/>
            <w:pPrChange w:id="8" w:author="Walker, Austin (walk5700@vandals.uidaho.edu)" w:date="2024-10-22T21:09:00Z" w16du:dateUtc="2024-10-23T04:09:00Z">
              <w:pPr/>
            </w:pPrChange>
          </w:pPr>
          <w:r>
            <w:t>Team 5 Guys</w:t>
          </w:r>
        </w:p>
      </w:sdtContent>
    </w:sdt>
    <w:p w14:paraId="3FE78F8F" w14:textId="011499BB" w:rsidR="00167315" w:rsidRDefault="00D97074" w:rsidP="00770F5A">
      <w:pPr>
        <w:jc w:val="center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16536FD3" wp14:editId="66AD26BD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2478405" cy="2381250"/>
            <wp:effectExtent l="0" t="0" r="0" b="0"/>
            <wp:wrapTopAndBottom/>
            <wp:docPr id="855603562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3562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F726" w14:textId="77777777" w:rsidR="00E97BBF" w:rsidRDefault="00E97BBF">
      <w:pPr>
        <w:pBdr>
          <w:bottom w:val="single" w:sz="4" w:space="1" w:color="auto"/>
        </w:pBdr>
        <w:jc w:val="center"/>
        <w:rPr>
          <w:ins w:id="9" w:author="Walker, Austin (walk5700@vandals.uidaho.edu)" w:date="2024-10-22T21:13:00Z" w16du:dateUtc="2024-10-23T04:13:00Z"/>
        </w:rPr>
        <w:pPrChange w:id="10" w:author="Walker, Austin (walk5700@vandals.uidaho.edu)" w:date="2024-10-22T21:21:00Z" w16du:dateUtc="2024-10-23T04:21:00Z">
          <w:pPr/>
        </w:pPrChange>
      </w:pPr>
    </w:p>
    <w:sdt>
      <w:sdtPr>
        <w:rPr>
          <w:rFonts w:asciiTheme="minorHAnsi" w:eastAsiaTheme="minorEastAsia" w:hAnsiTheme="minorHAnsi" w:cstheme="minorBidi"/>
          <w:smallCaps w:val="0"/>
          <w:sz w:val="24"/>
          <w:szCs w:val="24"/>
        </w:rPr>
        <w:id w:val="21086072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FB4440" w14:textId="618823EE" w:rsidR="002E3C41" w:rsidRDefault="002E3C41">
          <w:pPr>
            <w:pStyle w:val="TOCHeading"/>
            <w:spacing w:before="480"/>
            <w:rPr>
              <w:ins w:id="11" w:author="Walker, Austin (walk5700@vandals.uidaho.edu)" w:date="2024-10-22T21:14:00Z" w16du:dateUtc="2024-10-23T04:14:00Z"/>
            </w:rPr>
            <w:pPrChange w:id="12" w:author="Walker, Austin (walk5700@vandals.uidaho.edu)" w:date="2024-10-22T21:20:00Z" w16du:dateUtc="2024-10-23T04:20:00Z">
              <w:pPr>
                <w:pStyle w:val="TOCHeading"/>
              </w:pPr>
            </w:pPrChange>
          </w:pPr>
          <w:ins w:id="13" w:author="Walker, Austin (walk5700@vandals.uidaho.edu)" w:date="2024-10-22T21:14:00Z" w16du:dateUtc="2024-10-23T04:14:00Z">
            <w:r>
              <w:t>Contents</w:t>
            </w:r>
          </w:ins>
        </w:p>
        <w:p w14:paraId="061662DA" w14:textId="33E0B611" w:rsidR="008F3AC2" w:rsidRDefault="002E3C41">
          <w:pPr>
            <w:pStyle w:val="TOC1"/>
            <w:rPr>
              <w:ins w:id="14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15" w:author="Walker, Austin (walk5700@vandals.uidaho.edu)" w:date="2024-10-22T21:14:00Z" w16du:dateUtc="2024-10-23T04:14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ins w:id="16" w:author="Walker, Austin (walk5700@vandals.uidaho.edu)" w:date="2024-10-25T20:35:00Z" w16du:dateUtc="2024-10-26T03:35:00Z">
            <w:r w:rsidR="008F3AC2" w:rsidRPr="00E64887">
              <w:rPr>
                <w:rStyle w:val="Hyperlink"/>
                <w:noProof/>
              </w:rPr>
              <w:fldChar w:fldCharType="begin"/>
            </w:r>
            <w:r w:rsidR="008F3AC2" w:rsidRPr="00E64887">
              <w:rPr>
                <w:rStyle w:val="Hyperlink"/>
                <w:noProof/>
              </w:rPr>
              <w:instrText xml:space="preserve"> </w:instrText>
            </w:r>
            <w:r w:rsidR="008F3AC2">
              <w:rPr>
                <w:noProof/>
              </w:rPr>
              <w:instrText>HYPERLINK \l "_Toc180780967"</w:instrText>
            </w:r>
            <w:r w:rsidR="008F3AC2" w:rsidRPr="00E64887">
              <w:rPr>
                <w:rStyle w:val="Hyperlink"/>
                <w:noProof/>
              </w:rPr>
              <w:instrText xml:space="preserve"> </w:instrText>
            </w:r>
            <w:r w:rsidR="008F3AC2" w:rsidRPr="00E64887">
              <w:rPr>
                <w:rStyle w:val="Hyperlink"/>
                <w:noProof/>
              </w:rPr>
            </w:r>
            <w:r w:rsidR="008F3AC2" w:rsidRPr="00E64887">
              <w:rPr>
                <w:rStyle w:val="Hyperlink"/>
                <w:noProof/>
              </w:rPr>
              <w:fldChar w:fldCharType="separate"/>
            </w:r>
            <w:r w:rsidR="008F3AC2" w:rsidRPr="00E64887">
              <w:rPr>
                <w:rStyle w:val="Hyperlink"/>
                <w:noProof/>
              </w:rPr>
              <w:t>Environment Setup</w:t>
            </w:r>
            <w:r w:rsidR="008F3AC2">
              <w:rPr>
                <w:noProof/>
                <w:webHidden/>
              </w:rPr>
              <w:tab/>
            </w:r>
            <w:r w:rsidR="008F3AC2">
              <w:rPr>
                <w:noProof/>
                <w:webHidden/>
              </w:rPr>
              <w:fldChar w:fldCharType="begin"/>
            </w:r>
            <w:r w:rsidR="008F3AC2">
              <w:rPr>
                <w:noProof/>
                <w:webHidden/>
              </w:rPr>
              <w:instrText xml:space="preserve"> PAGEREF _Toc180780967 \h </w:instrText>
            </w:r>
            <w:r w:rsidR="008F3AC2">
              <w:rPr>
                <w:noProof/>
                <w:webHidden/>
              </w:rPr>
            </w:r>
          </w:ins>
          <w:r w:rsidR="008F3AC2">
            <w:rPr>
              <w:noProof/>
              <w:webHidden/>
            </w:rPr>
            <w:fldChar w:fldCharType="separate"/>
          </w:r>
          <w:ins w:id="17" w:author="Walker, Austin (walk5700@vandals.uidaho.edu)" w:date="2024-10-25T20:35:00Z" w16du:dateUtc="2024-10-26T03:35:00Z">
            <w:r w:rsidR="008F3AC2">
              <w:rPr>
                <w:noProof/>
                <w:webHidden/>
              </w:rPr>
              <w:t>2</w:t>
            </w:r>
            <w:r w:rsidR="008F3AC2">
              <w:rPr>
                <w:noProof/>
                <w:webHidden/>
              </w:rPr>
              <w:fldChar w:fldCharType="end"/>
            </w:r>
            <w:r w:rsidR="008F3AC2" w:rsidRPr="00E64887">
              <w:rPr>
                <w:rStyle w:val="Hyperlink"/>
                <w:noProof/>
              </w:rPr>
              <w:fldChar w:fldCharType="end"/>
            </w:r>
          </w:ins>
        </w:p>
        <w:p w14:paraId="23DAE917" w14:textId="092DDDA1" w:rsidR="008F3AC2" w:rsidRDefault="008F3AC2">
          <w:pPr>
            <w:pStyle w:val="TOC1"/>
            <w:rPr>
              <w:ins w:id="18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19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"_Toc180780968"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High Level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Walker, Austin (walk5700@vandals.uidaho.edu)" w:date="2024-10-25T20:35:00Z" w16du:dateUtc="2024-10-26T03:35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202CCB0F" w14:textId="7DA834E4" w:rsidR="008F3AC2" w:rsidRDefault="008F3AC2">
          <w:pPr>
            <w:pStyle w:val="TOC2"/>
            <w:tabs>
              <w:tab w:val="right" w:leader="dot" w:pos="9350"/>
            </w:tabs>
            <w:rPr>
              <w:ins w:id="21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22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"_Toc180780969"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Walker, Austin (walk5700@vandals.uidaho.edu)" w:date="2024-10-25T20:35:00Z" w16du:dateUtc="2024-10-26T03:35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7176BEA9" w14:textId="3A28405C" w:rsidR="008F3AC2" w:rsidRDefault="008F3AC2">
          <w:pPr>
            <w:pStyle w:val="TOC2"/>
            <w:tabs>
              <w:tab w:val="right" w:leader="dot" w:pos="9350"/>
            </w:tabs>
            <w:rPr>
              <w:ins w:id="24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25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"_Toc180780970"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Walker, Austin (walk5700@vandals.uidaho.edu)" w:date="2024-10-25T20:35:00Z" w16du:dateUtc="2024-10-26T03:35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737D4CC8" w14:textId="1FF08629" w:rsidR="008F3AC2" w:rsidRDefault="008F3AC2">
          <w:pPr>
            <w:pStyle w:val="TOC3"/>
            <w:tabs>
              <w:tab w:val="right" w:leader="dot" w:pos="9350"/>
            </w:tabs>
            <w:rPr>
              <w:ins w:id="27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28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"_Toc180780971"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Walker, Austin (walk5700@vandals.uidaho.edu)" w:date="2024-10-25T20:35:00Z" w16du:dateUtc="2024-10-26T03:35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28F78A5F" w14:textId="1FEAC8DD" w:rsidR="008F3AC2" w:rsidRDefault="008F3AC2">
          <w:pPr>
            <w:pStyle w:val="TOC3"/>
            <w:tabs>
              <w:tab w:val="right" w:leader="dot" w:pos="9350"/>
            </w:tabs>
            <w:rPr>
              <w:ins w:id="30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31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"_Toc180780972"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Towers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Walker, Austin (walk5700@vandals.uidaho.edu)" w:date="2024-10-25T20:35:00Z" w16du:dateUtc="2024-10-26T03:35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3B841FC6" w14:textId="25F332E5" w:rsidR="008F3AC2" w:rsidRDefault="008F3AC2">
          <w:pPr>
            <w:pStyle w:val="TOC3"/>
            <w:tabs>
              <w:tab w:val="right" w:leader="dot" w:pos="9350"/>
            </w:tabs>
            <w:rPr>
              <w:ins w:id="33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34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"_Toc180780973"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Level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Walker, Austin (walk5700@vandals.uidaho.edu)" w:date="2024-10-25T20:35:00Z" w16du:dateUtc="2024-10-26T03:3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56C3D0C9" w14:textId="11E9F3B3" w:rsidR="008F3AC2" w:rsidRDefault="008F3AC2">
          <w:pPr>
            <w:pStyle w:val="TOC3"/>
            <w:tabs>
              <w:tab w:val="right" w:leader="dot" w:pos="9350"/>
            </w:tabs>
            <w:rPr>
              <w:ins w:id="36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37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"_Toc180780974"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Round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Walker, Austin (walk5700@vandals.uidaho.edu)" w:date="2024-10-25T20:35:00Z" w16du:dateUtc="2024-10-26T03:3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312D9167" w14:textId="7267105D" w:rsidR="008F3AC2" w:rsidRDefault="008F3AC2">
          <w:pPr>
            <w:pStyle w:val="TOC3"/>
            <w:tabs>
              <w:tab w:val="right" w:leader="dot" w:pos="9350"/>
            </w:tabs>
            <w:rPr>
              <w:ins w:id="39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40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"_Toc180780975"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Walker, Austin (walk5700@vandals.uidaho.edu)" w:date="2024-10-25T20:35:00Z" w16du:dateUtc="2024-10-26T03:3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3C2FE2DA" w14:textId="226C7F33" w:rsidR="008F3AC2" w:rsidRDefault="008F3AC2">
          <w:pPr>
            <w:pStyle w:val="TOC1"/>
            <w:rPr>
              <w:ins w:id="42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43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"_Toc180780976"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Scenes (Prefab Equivalent)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Walker, Austin (walk5700@vandals.uidaho.edu)" w:date="2024-10-25T20:35:00Z" w16du:dateUtc="2024-10-26T03:3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141E9526" w14:textId="3BB51B39" w:rsidR="008F3AC2" w:rsidRDefault="008F3AC2">
          <w:pPr>
            <w:pStyle w:val="TOC2"/>
            <w:tabs>
              <w:tab w:val="right" w:leader="dot" w:pos="9350"/>
            </w:tabs>
            <w:rPr>
              <w:ins w:id="45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46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"_Toc180780977"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Introduction to Scenes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Walker, Austin (walk5700@vandals.uidaho.edu)" w:date="2024-10-25T20:35:00Z" w16du:dateUtc="2024-10-26T03:3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744C7F02" w14:textId="393E587C" w:rsidR="008F3AC2" w:rsidRDefault="008F3AC2">
          <w:pPr>
            <w:pStyle w:val="TOC2"/>
            <w:tabs>
              <w:tab w:val="right" w:leader="dot" w:pos="9350"/>
            </w:tabs>
            <w:rPr>
              <w:ins w:id="48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49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"_Toc180780978"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Creating a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Walker, Austin (walk5700@vandals.uidaho.edu)" w:date="2024-10-25T20:35:00Z" w16du:dateUtc="2024-10-26T03:35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35B17660" w14:textId="6F93A07D" w:rsidR="008F3AC2" w:rsidRDefault="008F3AC2">
          <w:pPr>
            <w:pStyle w:val="TOC1"/>
            <w:rPr>
              <w:ins w:id="51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52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"_Toc180780979"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Walker, Austin (walk5700@vandals.uidaho.edu)" w:date="2024-10-25T20:35:00Z" w16du:dateUtc="2024-10-26T03:35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74170415" w14:textId="28D4F4EB" w:rsidR="008F3AC2" w:rsidRDefault="008F3AC2">
          <w:pPr>
            <w:pStyle w:val="TOC1"/>
            <w:rPr>
              <w:ins w:id="54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55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"_Toc180780980"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Walker, Austin (walk5700@vandals.uidaho.edu)" w:date="2024-10-25T20:35:00Z" w16du:dateUtc="2024-10-26T03:35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32049736" w14:textId="482291C3" w:rsidR="008F3AC2" w:rsidRDefault="008F3AC2">
          <w:pPr>
            <w:pStyle w:val="TOC1"/>
            <w:rPr>
              <w:ins w:id="57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58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"_Toc180780981"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Static and Dynamic 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Walker, Austin (walk5700@vandals.uidaho.edu)" w:date="2024-10-25T20:35:00Z" w16du:dateUtc="2024-10-26T03:35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7529B693" w14:textId="007A84D6" w:rsidR="008F3AC2" w:rsidRDefault="008F3AC2">
          <w:pPr>
            <w:pStyle w:val="TOC1"/>
            <w:rPr>
              <w:ins w:id="60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61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"_Toc180780982"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Walker, Austin (walk5700@vandals.uidaho.edu)" w:date="2024-10-25T20:35:00Z" w16du:dateUtc="2024-10-26T03:35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5C4E1BF0" w14:textId="58501421" w:rsidR="008F3AC2" w:rsidRDefault="008F3AC2">
          <w:pPr>
            <w:pStyle w:val="TOC1"/>
            <w:rPr>
              <w:ins w:id="63" w:author="Walker, Austin (walk5700@vandals.uidaho.edu)" w:date="2024-10-25T20:35:00Z" w16du:dateUtc="2024-10-26T03:35:00Z"/>
              <w:noProof/>
              <w:kern w:val="2"/>
              <w:szCs w:val="24"/>
              <w14:ligatures w14:val="standardContextual"/>
            </w:rPr>
          </w:pPr>
          <w:ins w:id="64" w:author="Walker, Austin (walk5700@vandals.uidaho.edu)" w:date="2024-10-25T20:35:00Z" w16du:dateUtc="2024-10-26T03:35:00Z">
            <w:r w:rsidRPr="00E64887">
              <w:rPr>
                <w:rStyle w:val="Hyperlink"/>
                <w:noProof/>
              </w:rPr>
              <w:fldChar w:fldCharType="begin"/>
            </w:r>
            <w:r w:rsidRPr="00E648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"_Toc180780983"</w:instrText>
            </w:r>
            <w:r w:rsidRPr="00E64887">
              <w:rPr>
                <w:rStyle w:val="Hyperlink"/>
                <w:noProof/>
              </w:rPr>
              <w:instrText xml:space="preserve"> </w:instrText>
            </w:r>
            <w:r w:rsidRPr="00E64887">
              <w:rPr>
                <w:rStyle w:val="Hyperlink"/>
                <w:noProof/>
              </w:rPr>
            </w:r>
            <w:r w:rsidRPr="00E64887">
              <w:rPr>
                <w:rStyle w:val="Hyperlink"/>
                <w:noProof/>
              </w:rPr>
              <w:fldChar w:fldCharType="separate"/>
            </w:r>
            <w:r w:rsidRPr="00E64887">
              <w:rPr>
                <w:rStyle w:val="Hyperlink"/>
                <w:noProof/>
              </w:rPr>
              <w:t>Copy Right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_Toc180780983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Walker, Austin (walk5700@vandals.uidaho.edu)" w:date="2024-10-25T20:35:00Z" w16du:dateUtc="2024-10-26T03:35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E64887">
              <w:rPr>
                <w:rStyle w:val="Hyperlink"/>
                <w:noProof/>
              </w:rPr>
              <w:fldChar w:fldCharType="end"/>
            </w:r>
          </w:ins>
        </w:p>
        <w:p w14:paraId="31762E62" w14:textId="3B92ADD0" w:rsidR="002E3C41" w:rsidRDefault="002E3C41" w:rsidP="00A34EDC">
          <w:pPr>
            <w:spacing w:after="0"/>
            <w:rPr>
              <w:ins w:id="66" w:author="Walker, Austin (walk5700@vandals.uidaho.edu)" w:date="2024-10-22T21:14:00Z" w16du:dateUtc="2024-10-23T04:14:00Z"/>
            </w:rPr>
          </w:pPr>
          <w:del w:id="67" w:author="Walker, Austin (walk5700@vandals.uidaho.edu)" w:date="2024-10-22T21:19:00Z" w16du:dateUtc="2024-10-23T04:19:00Z">
            <w:r w:rsidDel="000F66A5">
              <w:rPr>
                <w:b/>
                <w:bCs/>
                <w:noProof/>
              </w:rPr>
              <w:delText>No table of contents entries found.</w:delText>
            </w:r>
          </w:del>
          <w:ins w:id="68" w:author="Walker, Austin (walk5700@vandals.uidaho.edu)" w:date="2024-10-22T21:14:00Z" w16du:dateUtc="2024-10-23T04:14:00Z">
            <w:r>
              <w:rPr>
                <w:b/>
                <w:bCs/>
                <w:noProof/>
              </w:rPr>
              <w:fldChar w:fldCharType="end"/>
            </w:r>
          </w:ins>
        </w:p>
      </w:sdtContent>
    </w:sdt>
    <w:p w14:paraId="27D5AFC3" w14:textId="4590388F" w:rsidR="00CC73CD" w:rsidRDefault="00CC73CD">
      <w:r>
        <w:br w:type="page"/>
      </w:r>
    </w:p>
    <w:p w14:paraId="3092114C" w14:textId="16062F7D" w:rsidR="00FF2D58" w:rsidRDefault="00CA70A4" w:rsidP="00C5749F">
      <w:pPr>
        <w:pStyle w:val="Heading1"/>
        <w:rPr>
          <w:ins w:id="69" w:author="Walker, Austin (walk5700@vandals.uidaho.edu)" w:date="2024-10-22T21:27:00Z" w16du:dateUtc="2024-10-23T04:27:00Z"/>
        </w:rPr>
      </w:pPr>
      <w:bookmarkStart w:id="70" w:name="_Toc180780967"/>
      <w:ins w:id="71" w:author="Walker, Austin (walk5700@vandals.uidaho.edu)" w:date="2024-10-22T21:15:00Z" w16du:dateUtc="2024-10-23T04:15:00Z">
        <w:r>
          <w:lastRenderedPageBreak/>
          <w:t>Environment Setup</w:t>
        </w:r>
      </w:ins>
      <w:bookmarkEnd w:id="70"/>
    </w:p>
    <w:p w14:paraId="1B230947" w14:textId="302499B3" w:rsidR="000711AF" w:rsidRDefault="214AA1F7" w:rsidP="00E80156">
      <w:pPr>
        <w:pStyle w:val="ListParagraph"/>
        <w:rPr>
          <w:ins w:id="72" w:author="Walker, Austin (walk5700@vandals.uidaho.edu)" w:date="2024-10-23T17:18:00Z" w16du:dateUtc="2024-10-24T00:18:00Z"/>
        </w:rPr>
      </w:pPr>
      <w:ins w:id="73" w:author="Walker, Austin (walk5700@vandals.uidaho.edu)" w:date="2024-10-23T17:16:00Z">
        <w:r>
          <w:t xml:space="preserve">Download </w:t>
        </w:r>
      </w:ins>
      <w:ins w:id="74" w:author="Walker, Austin (walk5700@vandals.uidaho.edu)" w:date="2024-10-23T17:24:00Z">
        <w:r w:rsidR="17F544A9">
          <w:t xml:space="preserve">and install </w:t>
        </w:r>
      </w:ins>
      <w:ins w:id="75" w:author="Walker, Austin (walk5700@vandals.uidaho.edu)" w:date="2024-10-23T17:17:00Z">
        <w:r w:rsidR="18918049">
          <w:t>“</w:t>
        </w:r>
      </w:ins>
      <w:ins w:id="76" w:author="Walker, Austin (walk5700@vandals.uidaho.edu)" w:date="2024-10-23T17:16:00Z">
        <w:r>
          <w:t xml:space="preserve">Godot </w:t>
        </w:r>
      </w:ins>
      <w:ins w:id="77" w:author="Walker, Austin (walk5700@vandals.uidaho.edu)" w:date="2024-10-23T17:17:00Z">
        <w:r w:rsidR="18918049">
          <w:t xml:space="preserve">Engine - </w:t>
        </w:r>
      </w:ins>
      <w:ins w:id="78" w:author="Walker, Austin (walk5700@vandals.uidaho.edu)" w:date="2024-10-25T20:15:00Z">
        <w:r w:rsidR="519D33D6">
          <w:t>.NET</w:t>
        </w:r>
      </w:ins>
      <w:ins w:id="79" w:author="Walker, Austin (walk5700@vandals.uidaho.edu)" w:date="2024-10-23T17:17:00Z">
        <w:r w:rsidR="18918049">
          <w:t>” version 4.3</w:t>
        </w:r>
      </w:ins>
      <w:ins w:id="80" w:author="Walker, Austin (walk5700@vandals.uidaho.edu)" w:date="2024-10-23T17:19:00Z">
        <w:r w:rsidR="00E28C33">
          <w:t>-stable</w:t>
        </w:r>
      </w:ins>
      <w:ins w:id="81" w:author="Walker, Austin (walk5700@vandals.uidaho.edu)" w:date="2024-10-23T17:17:00Z">
        <w:r w:rsidR="18918049">
          <w:t xml:space="preserve"> </w:t>
        </w:r>
      </w:ins>
      <w:ins w:id="82" w:author="Walker, Austin (walk5700@vandals.uidaho.edu)" w:date="2024-10-23T17:16:00Z">
        <w:r>
          <w:t xml:space="preserve">from: </w:t>
        </w:r>
      </w:ins>
      <w:ins w:id="83" w:author="Austin Walker" w:date="2024-10-23T17:16:00Z">
        <w:r w:rsidR="004900ED">
          <w:fldChar w:fldCharType="begin"/>
        </w:r>
      </w:ins>
      <w:ins w:id="84" w:author="Walker, Austin (walk5700@vandals.uidaho.edu)" w:date="2024-10-23T17:16:00Z">
        <w:r w:rsidR="004900ED">
          <w:instrText>HYPERLINK "https://godotengine.org/download"</w:instrText>
        </w:r>
      </w:ins>
      <w:ins w:id="85" w:author="Austin Walker" w:date="2024-10-23T17:16:00Z">
        <w:r w:rsidR="004900ED">
          <w:fldChar w:fldCharType="separate"/>
        </w:r>
      </w:ins>
      <w:ins w:id="86" w:author="Walker, Austin (walk5700@vandals.uidaho.edu)" w:date="2024-10-23T17:16:00Z">
        <w:r w:rsidRPr="6645AF17">
          <w:rPr>
            <w:rStyle w:val="Hyperlink"/>
          </w:rPr>
          <w:t>https://godotengine.org/download</w:t>
        </w:r>
      </w:ins>
      <w:ins w:id="87" w:author="Austin Walker" w:date="2024-10-23T17:16:00Z">
        <w:r w:rsidR="004900ED">
          <w:fldChar w:fldCharType="end"/>
        </w:r>
      </w:ins>
    </w:p>
    <w:p w14:paraId="5C8F5FB9" w14:textId="63876954" w:rsidR="006972E1" w:rsidRDefault="00527839">
      <w:pPr>
        <w:pStyle w:val="ListParagraph"/>
        <w:numPr>
          <w:ilvl w:val="0"/>
          <w:numId w:val="0"/>
        </w:numPr>
        <w:ind w:left="720"/>
        <w:rPr>
          <w:ins w:id="88" w:author="Walker, Austin (walk5700@vandals.uidaho.edu)" w:date="2024-10-23T17:20:00Z" w16du:dateUtc="2024-10-24T00:20:00Z"/>
        </w:rPr>
        <w:pPrChange w:id="89" w:author="Walker, Austin (walk5700@vandals.uidaho.edu)" w:date="2024-10-23T18:12:00Z" w16du:dateUtc="2024-10-24T01:12:00Z">
          <w:pPr>
            <w:pStyle w:val="ListParagraph"/>
          </w:pPr>
        </w:pPrChange>
      </w:pPr>
      <w:ins w:id="90" w:author="Walker, Austin (walk5700@vandals.uidaho.edu)" w:date="2024-10-23T18:12:00Z" w16du:dateUtc="2024-10-24T01:1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5CE0986D" wp14:editId="1BB41374">
                  <wp:simplePos x="0" y="0"/>
                  <wp:positionH relativeFrom="column">
                    <wp:posOffset>1344304</wp:posOffset>
                  </wp:positionH>
                  <wp:positionV relativeFrom="paragraph">
                    <wp:posOffset>1042973</wp:posOffset>
                  </wp:positionV>
                  <wp:extent cx="2913276" cy="764275"/>
                  <wp:effectExtent l="0" t="0" r="20955" b="17145"/>
                  <wp:wrapNone/>
                  <wp:docPr id="214346400" name="Rectangle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13276" cy="7642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rect id="Rectangle 1" style="position:absolute;margin-left:105.85pt;margin-top:82.1pt;width:229.4pt;height:60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ADB04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"/>
              </w:pict>
            </mc:Fallback>
          </mc:AlternateContent>
        </w:r>
      </w:ins>
      <w:ins w:id="91" w:author="Walker, Austin (walk5700@vandals.uidaho.edu)" w:date="2024-10-23T17:18:00Z" w16du:dateUtc="2024-10-24T00:18:00Z">
        <w:r w:rsidR="006972E1" w:rsidRPr="006972E1">
          <w:rPr>
            <w:noProof/>
          </w:rPr>
          <w:drawing>
            <wp:inline distT="0" distB="0" distL="0" distR="0" wp14:anchorId="507DF0E1" wp14:editId="64966143">
              <wp:extent cx="4317558" cy="1971684"/>
              <wp:effectExtent l="0" t="0" r="6985" b="0"/>
              <wp:docPr id="1119250955" name="Picture 1" descr="A screenshot of a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19250955" name="Picture 1" descr="A screenshot of a phone&#10;&#10;Description automatically generated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0824" cy="19777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31D8F1" w14:textId="7FE9A941" w:rsidR="003D5221" w:rsidRDefault="00B07BEB">
      <w:pPr>
        <w:pStyle w:val="Code"/>
        <w:rPr>
          <w:ins w:id="92" w:author="Walker, Austin (walk5700@vandals.uidaho.edu)" w:date="2024-10-23T17:23:00Z" w16du:dateUtc="2024-10-24T00:23:00Z"/>
        </w:rPr>
        <w:pPrChange w:id="93" w:author="Walker, Austin (walk5700@vandals.uidaho.edu)" w:date="2024-10-23T17:33:00Z" w16du:dateUtc="2024-10-24T00:33:00Z">
          <w:pPr>
            <w:pStyle w:val="ListParagraph"/>
            <w:numPr>
              <w:ilvl w:val="1"/>
            </w:numPr>
            <w:ind w:left="1440"/>
          </w:pPr>
        </w:pPrChange>
      </w:pPr>
      <w:ins w:id="94" w:author="Walker, Austin (walk5700@vandals.uidaho.edu)" w:date="2024-10-23T17:23:00Z" w16du:dateUtc="2024-10-24T00:23:00Z">
        <w:r>
          <w:t xml:space="preserve">Installation instructions can be found here: </w:t>
        </w:r>
      </w:ins>
      <w:ins w:id="95" w:author="Austin Walker" w:date="2024-10-23T17:23:00Z" w16du:dateUtc="2024-10-24T00:23:00Z">
        <w:r>
          <w:fldChar w:fldCharType="begin"/>
        </w:r>
        <w:r>
          <w:instrText>HYPERLINK "</w:instrText>
        </w:r>
      </w:ins>
      <w:ins w:id="96" w:author="Walker, Austin (walk5700@vandals.uidaho.edu)" w:date="2024-10-23T17:23:00Z" w16du:dateUtc="2024-10-24T00:23:00Z">
        <w:r w:rsidRPr="00B07BEB">
          <w:instrText>https://docs.godotengine.org/en/stable/about/faq.html#how-do-i-install-the-godot-editor-on-my-system-for-desktop-integration</w:instrText>
        </w:r>
      </w:ins>
      <w:ins w:id="97" w:author="Austin Walker" w:date="2024-10-23T17:23:00Z" w16du:dateUtc="2024-10-24T00:23:00Z">
        <w:r>
          <w:instrText>"</w:instrText>
        </w:r>
        <w:r>
          <w:fldChar w:fldCharType="separate"/>
        </w:r>
      </w:ins>
      <w:ins w:id="98" w:author="Walker, Austin (walk5700@vandals.uidaho.edu)" w:date="2024-10-23T17:23:00Z" w16du:dateUtc="2024-10-24T00:23:00Z">
        <w:r w:rsidRPr="000045E5">
          <w:rPr>
            <w:rStyle w:val="Hyperlink"/>
          </w:rPr>
          <w:t>https://docs.godotengine.org/en/stable/about/faq.html#how-do-i-install-the-godot-editor-on-my-system-for-desktop-integration</w:t>
        </w:r>
      </w:ins>
      <w:ins w:id="99" w:author="Austin Walker" w:date="2024-10-23T17:23:00Z" w16du:dateUtc="2024-10-24T00:23:00Z">
        <w:r>
          <w:fldChar w:fldCharType="end"/>
        </w:r>
      </w:ins>
    </w:p>
    <w:p w14:paraId="1C4F1BA5" w14:textId="0706906E" w:rsidR="00B07BEB" w:rsidRDefault="000D5E17" w:rsidP="00E80156">
      <w:pPr>
        <w:pStyle w:val="ListParagraph"/>
        <w:rPr>
          <w:ins w:id="100" w:author="Walker, Austin (walk5700@vandals.uidaho.edu)" w:date="2024-10-23T17:25:00Z" w16du:dateUtc="2024-10-24T00:25:00Z"/>
        </w:rPr>
      </w:pPr>
      <w:commentRangeStart w:id="101"/>
      <w:ins w:id="102" w:author="Walker, Austin (walk5700@vandals.uidaho.edu)" w:date="2024-10-23T17:24:00Z" w16du:dateUtc="2024-10-24T00:24:00Z">
        <w:r>
          <w:t>Download and install the latest version of git</w:t>
        </w:r>
        <w:r w:rsidR="00357476">
          <w:t xml:space="preserve"> from: </w:t>
        </w:r>
      </w:ins>
      <w:ins w:id="103" w:author="Austin Walker" w:date="2024-10-23T17:24:00Z" w16du:dateUtc="2024-10-24T00:24:00Z">
        <w:r w:rsidR="00357476">
          <w:fldChar w:fldCharType="begin"/>
        </w:r>
        <w:r w:rsidR="00357476">
          <w:instrText>HYPERLINK "</w:instrText>
        </w:r>
      </w:ins>
      <w:ins w:id="104" w:author="Walker, Austin (walk5700@vandals.uidaho.edu)" w:date="2024-10-23T17:24:00Z" w16du:dateUtc="2024-10-24T00:24:00Z">
        <w:r w:rsidR="00357476" w:rsidRPr="00357476">
          <w:instrText>https://git-scm.com/downloads</w:instrText>
        </w:r>
      </w:ins>
      <w:ins w:id="105" w:author="Austin Walker" w:date="2024-10-23T17:24:00Z" w16du:dateUtc="2024-10-24T00:24:00Z">
        <w:r w:rsidR="00357476">
          <w:instrText>"</w:instrText>
        </w:r>
        <w:r w:rsidR="00357476">
          <w:fldChar w:fldCharType="separate"/>
        </w:r>
      </w:ins>
      <w:ins w:id="106" w:author="Walker, Austin (walk5700@vandals.uidaho.edu)" w:date="2024-10-23T17:24:00Z" w16du:dateUtc="2024-10-24T00:24:00Z">
        <w:r w:rsidR="00357476" w:rsidRPr="000045E5">
          <w:rPr>
            <w:rStyle w:val="Hyperlink"/>
          </w:rPr>
          <w:t>https://git-scm.com/downloads</w:t>
        </w:r>
      </w:ins>
      <w:ins w:id="107" w:author="Austin Walker" w:date="2024-10-23T17:24:00Z" w16du:dateUtc="2024-10-24T00:24:00Z">
        <w:r w:rsidR="00357476">
          <w:fldChar w:fldCharType="end"/>
        </w:r>
      </w:ins>
      <w:commentRangeEnd w:id="101"/>
      <w:r w:rsidR="003D14BE">
        <w:rPr>
          <w:rStyle w:val="CommentReference"/>
        </w:rPr>
        <w:commentReference w:id="101"/>
      </w:r>
    </w:p>
    <w:p w14:paraId="0C70F90B" w14:textId="15F78A6D" w:rsidR="003D14BE" w:rsidRDefault="554F0CB7" w:rsidP="00E80156">
      <w:pPr>
        <w:pStyle w:val="ListParagraph"/>
        <w:rPr>
          <w:ins w:id="108" w:author="Walker, Austin (walk5700@vandals.uidaho.edu)" w:date="2024-10-23T17:25:00Z" w16du:dateUtc="2024-10-24T00:25:00Z"/>
        </w:rPr>
      </w:pPr>
      <w:ins w:id="109" w:author="Walker, Austin (walk5700@vandals.uidaho.edu)" w:date="2024-10-23T17:25:00Z">
        <w:r>
          <w:t xml:space="preserve">Clone the </w:t>
        </w:r>
      </w:ins>
      <w:ins w:id="110" w:author="Walker, Austin (walk5700@vandals.uidaho.edu)" w:date="2024-10-25T20:15:00Z">
        <w:r w:rsidR="5DD83F45">
          <w:t>GitHub</w:t>
        </w:r>
      </w:ins>
      <w:ins w:id="111" w:author="Walker, Austin (walk5700@vandals.uidaho.edu)" w:date="2024-10-23T17:25:00Z">
        <w:r>
          <w:t xml:space="preserve"> repository using:</w:t>
        </w:r>
      </w:ins>
    </w:p>
    <w:p w14:paraId="5DDC1CAE" w14:textId="0AD8242C" w:rsidR="000B4113" w:rsidRDefault="00E3696F" w:rsidP="000B4113">
      <w:pPr>
        <w:pStyle w:val="Code"/>
        <w:rPr>
          <w:ins w:id="112" w:author="Walker, Austin (walk5700@vandals.uidaho.edu)" w:date="2024-10-23T17:27:00Z" w16du:dateUtc="2024-10-24T00:27:00Z"/>
        </w:rPr>
      </w:pPr>
      <w:ins w:id="113" w:author="Walker, Austin (walk5700@vandals.uidaho.edu)" w:date="2024-10-23T17:27:00Z" w16du:dateUtc="2024-10-24T00:27:00Z">
        <w:r>
          <w:t xml:space="preserve">$ git clone </w:t>
        </w:r>
      </w:ins>
      <w:ins w:id="114" w:author="Austin Walker" w:date="2024-10-23T17:27:00Z" w16du:dateUtc="2024-10-24T00:27:00Z">
        <w:r>
          <w:fldChar w:fldCharType="begin"/>
        </w:r>
        <w:r>
          <w:instrText>HYPERLINK "</w:instrText>
        </w:r>
      </w:ins>
      <w:ins w:id="115" w:author="Walker, Austin (walk5700@vandals.uidaho.edu)" w:date="2024-10-23T17:27:00Z" w16du:dateUtc="2024-10-24T00:27:00Z">
        <w:r w:rsidRPr="00E3696F">
          <w:instrText>https://github.com/flightcontrol40/CS-383-Project.git</w:instrText>
        </w:r>
      </w:ins>
      <w:ins w:id="116" w:author="Austin Walker" w:date="2024-10-23T17:27:00Z" w16du:dateUtc="2024-10-24T00:27:00Z">
        <w:r>
          <w:instrText>"</w:instrText>
        </w:r>
        <w:r>
          <w:fldChar w:fldCharType="separate"/>
        </w:r>
      </w:ins>
      <w:ins w:id="117" w:author="Walker, Austin (walk5700@vandals.uidaho.edu)" w:date="2024-10-23T17:27:00Z" w16du:dateUtc="2024-10-24T00:27:00Z">
        <w:r w:rsidRPr="000045E5">
          <w:rPr>
            <w:rStyle w:val="Hyperlink"/>
          </w:rPr>
          <w:t>https://github.com/flightcontrol40/CS-383-Project.git</w:t>
        </w:r>
      </w:ins>
      <w:ins w:id="118" w:author="Austin Walker" w:date="2024-10-23T17:27:00Z" w16du:dateUtc="2024-10-24T00:27:00Z">
        <w:r>
          <w:fldChar w:fldCharType="end"/>
        </w:r>
      </w:ins>
    </w:p>
    <w:p w14:paraId="74051369" w14:textId="1EA7360D" w:rsidR="00E3696F" w:rsidRDefault="00E3696F" w:rsidP="000B4113">
      <w:pPr>
        <w:pStyle w:val="Code"/>
        <w:rPr>
          <w:ins w:id="119" w:author="Walker, Austin (walk5700@vandals.uidaho.edu)" w:date="2024-10-23T17:29:00Z" w16du:dateUtc="2024-10-24T00:29:00Z"/>
        </w:rPr>
      </w:pPr>
      <w:commentRangeStart w:id="120"/>
      <w:ins w:id="121" w:author="Walker, Austin (walk5700@vandals.uidaho.edu)" w:date="2024-10-23T17:27:00Z" w16du:dateUtc="2024-10-24T00:27:00Z">
        <w:r>
          <w:t xml:space="preserve">$ git clone </w:t>
        </w:r>
      </w:ins>
      <w:ins w:id="122" w:author="Austin Walker" w:date="2024-10-23T17:29:00Z" w16du:dateUtc="2024-10-24T00:29:00Z">
        <w:r w:rsidR="00641096">
          <w:fldChar w:fldCharType="begin"/>
        </w:r>
        <w:r w:rsidR="00641096">
          <w:instrText>HYPERLINK "mailto:</w:instrText>
        </w:r>
      </w:ins>
      <w:ins w:id="123" w:author="Walker, Austin (walk5700@vandals.uidaho.edu)" w:date="2024-10-23T17:27:00Z" w16du:dateUtc="2024-10-24T00:27:00Z">
        <w:r w:rsidR="00641096" w:rsidRPr="00E3696F">
          <w:instrText>git@github.com:flightcontrol40/CS-383-Project.git</w:instrText>
        </w:r>
      </w:ins>
      <w:ins w:id="124" w:author="Austin Walker" w:date="2024-10-23T17:29:00Z" w16du:dateUtc="2024-10-24T00:29:00Z">
        <w:r w:rsidR="00641096">
          <w:instrText>"</w:instrText>
        </w:r>
        <w:r w:rsidR="00641096">
          <w:fldChar w:fldCharType="separate"/>
        </w:r>
      </w:ins>
      <w:ins w:id="125" w:author="Walker, Austin (walk5700@vandals.uidaho.edu)" w:date="2024-10-23T17:27:00Z" w16du:dateUtc="2024-10-24T00:27:00Z">
        <w:r w:rsidR="00641096" w:rsidRPr="000045E5">
          <w:rPr>
            <w:rStyle w:val="Hyperlink"/>
          </w:rPr>
          <w:t>git@github.com:flightcontrol40/CS-383-Project.git</w:t>
        </w:r>
      </w:ins>
      <w:ins w:id="126" w:author="Austin Walker" w:date="2024-10-23T17:29:00Z" w16du:dateUtc="2024-10-24T00:29:00Z">
        <w:r w:rsidR="00641096">
          <w:fldChar w:fldCharType="end"/>
        </w:r>
      </w:ins>
      <w:commentRangeEnd w:id="120"/>
      <w:ins w:id="127" w:author="Walker, Austin (walk5700@vandals.uidaho.edu)" w:date="2024-10-23T17:27:00Z" w16du:dateUtc="2024-10-24T00:27:00Z">
        <w:r>
          <w:rPr>
            <w:rStyle w:val="CommentReference"/>
            <w:rFonts w:asciiTheme="minorHAnsi" w:hAnsiTheme="minorHAnsi"/>
          </w:rPr>
          <w:commentReference w:id="120"/>
        </w:r>
      </w:ins>
    </w:p>
    <w:p w14:paraId="5A7233F1" w14:textId="63141EDB" w:rsidR="00641096" w:rsidRDefault="00CF34C2" w:rsidP="00E80156">
      <w:pPr>
        <w:pStyle w:val="ListParagraph"/>
        <w:rPr>
          <w:ins w:id="128" w:author="Walker, Austin (walk5700@vandals.uidaho.edu)" w:date="2024-10-23T17:32:00Z" w16du:dateUtc="2024-10-24T00:32:00Z"/>
        </w:rPr>
      </w:pPr>
      <w:ins w:id="129" w:author="Walker, Austin (walk5700@vandals.uidaho.edu)" w:date="2024-10-23T17:29:00Z" w16du:dateUtc="2024-10-24T00:29:00Z">
        <w:r>
          <w:t xml:space="preserve">Launch </w:t>
        </w:r>
        <w:r w:rsidRPr="00E80156">
          <w:t>Godot</w:t>
        </w:r>
      </w:ins>
      <w:ins w:id="130" w:author="Walker, Austin (walk5700@vandals.uidaho.edu)" w:date="2024-10-23T17:31:00Z" w16du:dateUtc="2024-10-24T00:31:00Z">
        <w:r w:rsidR="0024064B">
          <w:t xml:space="preserve"> and import</w:t>
        </w:r>
      </w:ins>
      <w:ins w:id="131" w:author="Walker, Austin (walk5700@vandals.uidaho.edu)" w:date="2024-10-23T17:32:00Z" w16du:dateUtc="2024-10-24T00:32:00Z">
        <w:r w:rsidR="005C3B6B">
          <w:t xml:space="preserve"> using the “Import” button</w:t>
        </w:r>
      </w:ins>
    </w:p>
    <w:p w14:paraId="21EB5DBC" w14:textId="00CB4C66" w:rsidR="005C3B6B" w:rsidRDefault="005C3B6B" w:rsidP="005C3B6B">
      <w:pPr>
        <w:pStyle w:val="Code"/>
        <w:rPr>
          <w:ins w:id="132" w:author="Walker, Austin (walk5700@vandals.uidaho.edu)" w:date="2024-10-23T17:32:00Z" w16du:dateUtc="2024-10-24T00:32:00Z"/>
        </w:rPr>
      </w:pPr>
      <w:ins w:id="133" w:author="Walker, Austin (walk5700@vandals.uidaho.edu)" w:date="2024-10-23T17:32:00Z" w16du:dateUtc="2024-10-24T00:32:00Z">
        <w:r w:rsidRPr="005C3B6B">
          <w:rPr>
            <w:noProof/>
          </w:rPr>
          <w:drawing>
            <wp:inline distT="0" distB="0" distL="0" distR="0" wp14:anchorId="123E88E0" wp14:editId="200A9DCB">
              <wp:extent cx="2324424" cy="1162212"/>
              <wp:effectExtent l="0" t="0" r="0" b="0"/>
              <wp:docPr id="1552690517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52690517" name="Picture 1" descr="A screenshot of a computer&#10;&#10;Description automatically generated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24424" cy="11622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92627F" w14:textId="65FFB8EF" w:rsidR="005C3B6B" w:rsidRDefault="003F2700" w:rsidP="00E80156">
      <w:pPr>
        <w:pStyle w:val="ListParagraph"/>
        <w:rPr>
          <w:ins w:id="134" w:author="Walker, Austin (walk5700@vandals.uidaho.edu)" w:date="2024-10-23T17:16:00Z" w16du:dateUtc="2024-10-24T00:16:00Z"/>
        </w:rPr>
      </w:pPr>
      <w:ins w:id="135" w:author="Walker, Austin (walk5700@vandals.uidaho.edu)" w:date="2024-10-23T17:34:00Z" w16du:dateUtc="2024-10-24T00:34:00Z">
        <w:r>
          <w:t>After importing G</w:t>
        </w:r>
      </w:ins>
      <w:ins w:id="136" w:author="Walker, Austin (walk5700@vandals.uidaho.edu)" w:date="2024-10-23T17:33:00Z" w16du:dateUtc="2024-10-24T00:33:00Z">
        <w:r w:rsidR="00E80156">
          <w:t>odot should automatically open the project in the editor</w:t>
        </w:r>
      </w:ins>
      <w:ins w:id="137" w:author="Walker, Austin (walk5700@vandals.uidaho.edu)" w:date="2024-10-23T17:34:00Z" w16du:dateUtc="2024-10-24T00:34:00Z">
        <w:r>
          <w:t xml:space="preserve">, and anytime you launch Godot afterwards the project should appear in the </w:t>
        </w:r>
        <w:r w:rsidR="00240F29">
          <w:t>“Project Manager”</w:t>
        </w:r>
      </w:ins>
    </w:p>
    <w:p w14:paraId="141A8148" w14:textId="2CFDAEAE" w:rsidR="006021F1" w:rsidRDefault="006021F1">
      <w:pPr>
        <w:contextualSpacing w:val="0"/>
        <w:rPr>
          <w:ins w:id="138" w:author="Walker, Austin (walk5700@vandals.uidaho.edu)" w:date="2024-10-23T17:04:00Z" w16du:dateUtc="2024-10-24T00:04:00Z"/>
        </w:rPr>
      </w:pPr>
      <w:ins w:id="139" w:author="Walker, Austin (walk5700@vandals.uidaho.edu)" w:date="2024-10-23T17:04:00Z" w16du:dateUtc="2024-10-24T00:04:00Z">
        <w:r>
          <w:br w:type="page"/>
        </w:r>
      </w:ins>
    </w:p>
    <w:p w14:paraId="77E87A58" w14:textId="3C6EE301" w:rsidR="00CA70A4" w:rsidRDefault="00080906" w:rsidP="00CA70A4">
      <w:pPr>
        <w:pStyle w:val="Heading1"/>
        <w:rPr>
          <w:ins w:id="140" w:author="Walker, Austin (walk5700@vandals.uidaho.edu)" w:date="2024-10-22T21:27:00Z" w16du:dateUtc="2024-10-23T04:27:00Z"/>
        </w:rPr>
      </w:pPr>
      <w:bookmarkStart w:id="141" w:name="_Toc180780968"/>
      <w:ins w:id="142" w:author="Walker, Austin (walk5700@vandals.uidaho.edu)" w:date="2024-10-22T21:29:00Z" w16du:dateUtc="2024-10-23T04:29:00Z">
        <w:r>
          <w:lastRenderedPageBreak/>
          <w:t>High Level Overview</w:t>
        </w:r>
      </w:ins>
      <w:bookmarkEnd w:id="141"/>
    </w:p>
    <w:p w14:paraId="0E40A834" w14:textId="18FC461B" w:rsidR="00CE4C4A" w:rsidRDefault="00FB6C96" w:rsidP="007B7249">
      <w:pPr>
        <w:pStyle w:val="Heading2"/>
        <w:rPr>
          <w:ins w:id="143" w:author="Walker, Austin (walk5700@vandals.uidaho.edu)" w:date="2024-10-22T21:36:00Z" w16du:dateUtc="2024-10-23T04:36:00Z"/>
        </w:rPr>
      </w:pPr>
      <w:bookmarkStart w:id="144" w:name="_Toc180780969"/>
      <w:ins w:id="145" w:author="Walker, Austin (walk5700@vandals.uidaho.edu)" w:date="2024-10-22T21:30:00Z" w16du:dateUtc="2024-10-23T04:30:00Z">
        <w:r>
          <w:t>C</w:t>
        </w:r>
      </w:ins>
      <w:ins w:id="146" w:author="Walker, Austin (walk5700@vandals.uidaho.edu)" w:date="2024-10-22T21:29:00Z" w16du:dateUtc="2024-10-23T04:29:00Z">
        <w:r>
          <w:t>ontext Diagram</w:t>
        </w:r>
      </w:ins>
      <w:bookmarkEnd w:id="144"/>
    </w:p>
    <w:p w14:paraId="53F56714" w14:textId="3405D571" w:rsidR="00B41020" w:rsidRPr="00B41020" w:rsidRDefault="00401903">
      <w:pPr>
        <w:jc w:val="center"/>
        <w:rPr>
          <w:ins w:id="147" w:author="Walker, Austin (walk5700@vandals.uidaho.edu)" w:date="2024-10-22T21:33:00Z" w16du:dateUtc="2024-10-23T04:33:00Z"/>
        </w:rPr>
        <w:pPrChange w:id="148" w:author="Walker, Austin (walk5700@vandals.uidaho.edu)" w:date="2024-10-23T16:38:00Z" w16du:dateUtc="2024-10-23T23:38:00Z">
          <w:pPr/>
        </w:pPrChange>
      </w:pPr>
      <w:ins w:id="149" w:author="Walker, Austin (walk5700@vandals.uidaho.edu)" w:date="2024-10-22T21:36:00Z" w16du:dateUtc="2024-10-23T04:36:00Z">
        <w:r>
          <w:rPr>
            <w:noProof/>
          </w:rPr>
          <w:drawing>
            <wp:inline distT="0" distB="0" distL="0" distR="0" wp14:anchorId="5EDA25EB" wp14:editId="3D431BE7">
              <wp:extent cx="3933825" cy="876300"/>
              <wp:effectExtent l="0" t="0" r="9525" b="0"/>
              <wp:docPr id="1769755011" name="Picture 2" descr="A diagram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69755011" name="Picture 2" descr="A diagram of a computer&#10;&#10;Description automatically generated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3825" cy="876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B8FE25" w14:textId="6D29171D" w:rsidR="001E14D5" w:rsidRDefault="00593682">
      <w:pPr>
        <w:pStyle w:val="Heading2"/>
        <w:rPr>
          <w:ins w:id="150" w:author="Walker, Austin (walk5700@vandals.uidaho.edu)" w:date="2024-10-23T16:39:00Z" w16du:dateUtc="2024-10-23T23:39:00Z"/>
        </w:rPr>
        <w:pPrChange w:id="151" w:author="Walker, Austin (walk5700@vandals.uidaho.edu)" w:date="2024-10-23T16:40:00Z" w16du:dateUtc="2024-10-23T23:40:00Z">
          <w:pPr>
            <w:pStyle w:val="Heading3"/>
            <w:jc w:val="center"/>
          </w:pPr>
        </w:pPrChange>
      </w:pPr>
      <w:bookmarkStart w:id="152" w:name="_Toc180780970"/>
      <w:ins w:id="153" w:author="Walker, Austin (walk5700@vandals.uidaho.edu)" w:date="2024-10-22T21:34:00Z" w16du:dateUtc="2024-10-23T04:34:00Z">
        <w:r>
          <w:t>Class Diagrams</w:t>
        </w:r>
      </w:ins>
      <w:bookmarkEnd w:id="152"/>
    </w:p>
    <w:p w14:paraId="6BFADF97" w14:textId="67B04E4E" w:rsidR="00632FC6" w:rsidRDefault="00632FC6" w:rsidP="001E14D5">
      <w:pPr>
        <w:pStyle w:val="Heading3"/>
        <w:rPr>
          <w:ins w:id="154" w:author="Walker, Austin (walk5700@vandals.uidaho.edu)" w:date="2024-10-22T21:37:00Z" w16du:dateUtc="2024-10-23T04:37:00Z"/>
        </w:rPr>
      </w:pPr>
      <w:bookmarkStart w:id="155" w:name="_Toc180780971"/>
      <w:ins w:id="156" w:author="Walker, Austin (walk5700@vandals.uidaho.edu)" w:date="2024-10-22T21:34:00Z" w16du:dateUtc="2024-10-23T04:34:00Z">
        <w:r>
          <w:t>Enemies</w:t>
        </w:r>
      </w:ins>
      <w:bookmarkEnd w:id="155"/>
    </w:p>
    <w:p w14:paraId="0226257B" w14:textId="056399D4" w:rsidR="00E407B7" w:rsidRPr="00E407B7" w:rsidRDefault="001E14D5">
      <w:pPr>
        <w:jc w:val="center"/>
        <w:rPr>
          <w:ins w:id="157" w:author="Walker, Austin (walk5700@vandals.uidaho.edu)" w:date="2024-10-22T21:34:00Z" w16du:dateUtc="2024-10-23T04:34:00Z"/>
        </w:rPr>
        <w:pPrChange w:id="158" w:author="Walker, Austin (walk5700@vandals.uidaho.edu)" w:date="2024-10-23T16:40:00Z" w16du:dateUtc="2024-10-23T23:40:00Z">
          <w:pPr>
            <w:pStyle w:val="Heading3"/>
          </w:pPr>
        </w:pPrChange>
      </w:pPr>
      <w:ins w:id="159" w:author="Walker, Austin (walk5700@vandals.uidaho.edu)" w:date="2024-10-23T16:40:00Z" w16du:dateUtc="2024-10-23T23:40:00Z">
        <w:r>
          <w:rPr>
            <w:noProof/>
          </w:rPr>
          <w:drawing>
            <wp:inline distT="0" distB="0" distL="0" distR="0" wp14:anchorId="5911059F" wp14:editId="7D119A05">
              <wp:extent cx="5934075" cy="4548505"/>
              <wp:effectExtent l="0" t="0" r="9525" b="4445"/>
              <wp:docPr id="1573172268" name="Picture 3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3172268" name="Picture 3" descr="A screenshot of a computer&#10;&#10;Description automatically generated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4075" cy="4548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029F40" w14:textId="77777777" w:rsidR="00632FC6" w:rsidRDefault="00632FC6" w:rsidP="00632FC6">
      <w:pPr>
        <w:pStyle w:val="Heading3"/>
        <w:rPr>
          <w:ins w:id="160" w:author="Walker, Austin (walk5700@vandals.uidaho.edu)" w:date="2024-10-22T21:37:00Z" w16du:dateUtc="2024-10-23T04:37:00Z"/>
        </w:rPr>
      </w:pPr>
      <w:bookmarkStart w:id="161" w:name="_Toc180780972"/>
      <w:ins w:id="162" w:author="Walker, Austin (walk5700@vandals.uidaho.edu)" w:date="2024-10-22T21:34:00Z" w16du:dateUtc="2024-10-23T04:34:00Z">
        <w:r>
          <w:lastRenderedPageBreak/>
          <w:t>Towers</w:t>
        </w:r>
      </w:ins>
      <w:bookmarkEnd w:id="161"/>
    </w:p>
    <w:p w14:paraId="4B2A56CC" w14:textId="56C6E202" w:rsidR="00E407B7" w:rsidRPr="00E407B7" w:rsidRDefault="000107DB">
      <w:pPr>
        <w:jc w:val="center"/>
        <w:rPr>
          <w:ins w:id="163" w:author="Walker, Austin (walk5700@vandals.uidaho.edu)" w:date="2024-10-22T21:34:00Z" w16du:dateUtc="2024-10-23T04:34:00Z"/>
        </w:rPr>
        <w:pPrChange w:id="164" w:author="Walker, Austin (walk5700@vandals.uidaho.edu)" w:date="2024-10-23T16:39:00Z" w16du:dateUtc="2024-10-23T23:39:00Z">
          <w:pPr>
            <w:pStyle w:val="Heading2"/>
          </w:pPr>
        </w:pPrChange>
      </w:pPr>
      <w:ins w:id="165" w:author="Walker, Austin (walk5700@vandals.uidaho.edu)" w:date="2024-10-22T21:49:00Z">
        <w:r w:rsidRPr="000107DB">
          <w:rPr>
            <w:noProof/>
          </w:rPr>
          <w:drawing>
            <wp:inline distT="0" distB="0" distL="0" distR="0" wp14:anchorId="26D94510" wp14:editId="2408D078">
              <wp:extent cx="5905500" cy="4010888"/>
              <wp:effectExtent l="0" t="0" r="0" b="8890"/>
              <wp:docPr id="4" name="Content Placeholder 3" descr="A diagram of a tower&#10;&#10;Description automatically generated">
                <a:extLst xmlns:a="http://schemas.openxmlformats.org/drawingml/2006/main">
                  <a:ext uri="{FF2B5EF4-FFF2-40B4-BE49-F238E27FC236}">
                    <a16:creationId xmlns:a16="http://schemas.microsoft.com/office/drawing/2014/main" id="{0F0B14C5-4FC9-AC59-23D1-24DF44B4C2B5}"/>
                  </a:ext>
                </a:extLst>
              </wp:docPr>
              <wp:cNvGraphicFramePr>
                <a:graphicFrameLocks xmlns:a="http://schemas.openxmlformats.org/drawingml/2006/main" noGrp="1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Content Placeholder 3" descr="A diagram of a tower&#10;&#10;Description automatically generated">
                        <a:extLst>
                          <a:ext uri="{FF2B5EF4-FFF2-40B4-BE49-F238E27FC236}">
                            <a16:creationId xmlns:a16="http://schemas.microsoft.com/office/drawing/2014/main" id="{0F0B14C5-4FC9-AC59-23D1-24DF44B4C2B5}"/>
                          </a:ext>
                        </a:extLst>
                      </pic:cNvPr>
                      <pic:cNvPicPr>
                        <a:picLocks noGrp="1" noChangeAspect="1"/>
                      </pic:cNvPicPr>
                    </pic:nvPicPr>
                    <pic:blipFill rotWithShape="1"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899" r="3050"/>
                      <a:stretch/>
                    </pic:blipFill>
                    <pic:spPr bwMode="auto">
                      <a:xfrm>
                        <a:off x="0" y="0"/>
                        <a:ext cx="5905500" cy="401088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A7B52DC" w14:textId="72F85AA8" w:rsidR="00632FC6" w:rsidRDefault="00632FC6" w:rsidP="00632FC6">
      <w:pPr>
        <w:pStyle w:val="Heading3"/>
        <w:rPr>
          <w:ins w:id="166" w:author="Walker, Austin (walk5700@vandals.uidaho.edu)" w:date="2024-10-22T21:37:00Z" w16du:dateUtc="2024-10-23T04:37:00Z"/>
        </w:rPr>
      </w:pPr>
      <w:bookmarkStart w:id="167" w:name="_Toc180780973"/>
      <w:ins w:id="168" w:author="Walker, Austin (walk5700@vandals.uidaho.edu)" w:date="2024-10-22T21:34:00Z" w16du:dateUtc="2024-10-23T04:34:00Z">
        <w:r>
          <w:lastRenderedPageBreak/>
          <w:t>Level Manager</w:t>
        </w:r>
      </w:ins>
      <w:bookmarkEnd w:id="167"/>
    </w:p>
    <w:p w14:paraId="795AB995" w14:textId="3B332E2F" w:rsidR="00E407B7" w:rsidRPr="00E407B7" w:rsidRDefault="000107DB">
      <w:pPr>
        <w:jc w:val="center"/>
        <w:rPr>
          <w:ins w:id="169" w:author="Walker, Austin (walk5700@vandals.uidaho.edu)" w:date="2024-10-22T21:34:00Z" w16du:dateUtc="2024-10-23T04:34:00Z"/>
        </w:rPr>
        <w:pPrChange w:id="170" w:author="Walker, Austin (walk5700@vandals.uidaho.edu)" w:date="2024-10-23T16:39:00Z" w16du:dateUtc="2024-10-23T23:39:00Z">
          <w:pPr>
            <w:pStyle w:val="Heading3"/>
          </w:pPr>
        </w:pPrChange>
      </w:pPr>
      <w:ins w:id="171" w:author="Walker, Austin (walk5700@vandals.uidaho.edu)" w:date="2024-10-22T21:49:00Z" w16du:dateUtc="2024-10-23T04:49:00Z">
        <w:r>
          <w:rPr>
            <w:noProof/>
          </w:rPr>
          <w:drawing>
            <wp:inline distT="0" distB="0" distL="0" distR="0" wp14:anchorId="357F91A0" wp14:editId="6B62D3A7">
              <wp:extent cx="5886450" cy="5698673"/>
              <wp:effectExtent l="0" t="0" r="0" b="0"/>
              <wp:docPr id="617411471" name="Graphic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7411471" name="Graphic 4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96068" cy="57079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BE5092" w14:textId="25939B7C" w:rsidR="00632FC6" w:rsidRDefault="00632FC6" w:rsidP="00632FC6">
      <w:pPr>
        <w:pStyle w:val="Heading3"/>
        <w:rPr>
          <w:ins w:id="172" w:author="Walker, Austin (walk5700@vandals.uidaho.edu)" w:date="2024-10-22T21:37:00Z" w16du:dateUtc="2024-10-23T04:37:00Z"/>
        </w:rPr>
      </w:pPr>
      <w:bookmarkStart w:id="173" w:name="_Toc180780974"/>
      <w:ins w:id="174" w:author="Walker, Austin (walk5700@vandals.uidaho.edu)" w:date="2024-10-22T21:34:00Z" w16du:dateUtc="2024-10-23T04:34:00Z">
        <w:r>
          <w:lastRenderedPageBreak/>
          <w:t>Round Manager</w:t>
        </w:r>
      </w:ins>
      <w:bookmarkEnd w:id="173"/>
    </w:p>
    <w:p w14:paraId="10EFED45" w14:textId="3BCAFE72" w:rsidR="00E407B7" w:rsidRPr="00E407B7" w:rsidRDefault="000107DB">
      <w:pPr>
        <w:jc w:val="center"/>
        <w:rPr>
          <w:ins w:id="175" w:author="Walker, Austin (walk5700@vandals.uidaho.edu)" w:date="2024-10-22T21:34:00Z" w16du:dateUtc="2024-10-23T04:34:00Z"/>
        </w:rPr>
        <w:pPrChange w:id="176" w:author="Walker, Austin (walk5700@vandals.uidaho.edu)" w:date="2024-10-23T16:39:00Z" w16du:dateUtc="2024-10-23T23:39:00Z">
          <w:pPr>
            <w:pStyle w:val="Heading3"/>
          </w:pPr>
        </w:pPrChange>
      </w:pPr>
      <w:commentRangeStart w:id="177"/>
      <w:ins w:id="178" w:author="Walker, Austin (walk5700@vandals.uidaho.edu)" w:date="2024-10-22T21:49:00Z" w16du:dateUtc="2024-10-23T04:49:00Z">
        <w:r>
          <w:rPr>
            <w:noProof/>
          </w:rPr>
          <w:drawing>
            <wp:inline distT="0" distB="0" distL="0" distR="0" wp14:anchorId="75903699" wp14:editId="2B2342C0">
              <wp:extent cx="5943600" cy="4748530"/>
              <wp:effectExtent l="0" t="0" r="0" b="0"/>
              <wp:docPr id="1030643944" name="Picture 5" descr="A computer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0643944" name="Picture 5" descr="A computer screen shot of a computer&#10;&#10;Description automatically generated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748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End w:id="177"/>
      <w:ins w:id="179" w:author="Walker, Austin (walk5700@vandals.uidaho.edu)" w:date="2024-10-23T15:08:00Z" w16du:dateUtc="2024-10-23T22:08:00Z">
        <w:r w:rsidR="00F06900">
          <w:rPr>
            <w:rStyle w:val="CommentReference"/>
          </w:rPr>
          <w:commentReference w:id="177"/>
        </w:r>
      </w:ins>
    </w:p>
    <w:p w14:paraId="6C873815" w14:textId="485066D4" w:rsidR="00632FC6" w:rsidRDefault="00632FC6" w:rsidP="00632FC6">
      <w:pPr>
        <w:pStyle w:val="Heading3"/>
        <w:rPr>
          <w:ins w:id="180" w:author="Walker, Austin (walk5700@vandals.uidaho.edu)" w:date="2024-10-22T21:37:00Z" w16du:dateUtc="2024-10-23T04:37:00Z"/>
        </w:rPr>
      </w:pPr>
      <w:bookmarkStart w:id="181" w:name="_Toc180780975"/>
      <w:ins w:id="182" w:author="Walker, Austin (walk5700@vandals.uidaho.edu)" w:date="2024-10-22T21:34:00Z" w16du:dateUtc="2024-10-23T04:34:00Z">
        <w:r>
          <w:lastRenderedPageBreak/>
          <w:t>User Interface</w:t>
        </w:r>
      </w:ins>
      <w:bookmarkEnd w:id="181"/>
    </w:p>
    <w:p w14:paraId="3AA3C1A4" w14:textId="45F1F55A" w:rsidR="00E407B7" w:rsidRDefault="00F02720" w:rsidP="001E14D5">
      <w:pPr>
        <w:jc w:val="center"/>
        <w:rPr>
          <w:ins w:id="183" w:author="Walker, Austin (walk5700@vandals.uidaho.edu)" w:date="2024-10-23T17:04:00Z" w16du:dateUtc="2024-10-24T00:04:00Z"/>
        </w:rPr>
      </w:pPr>
      <w:ins w:id="184" w:author="Walker, Austin (walk5700@vandals.uidaho.edu)" w:date="2024-10-22T21:48:00Z">
        <w:r w:rsidRPr="00F02720">
          <w:rPr>
            <w:noProof/>
          </w:rPr>
          <w:drawing>
            <wp:inline distT="0" distB="0" distL="0" distR="0" wp14:anchorId="6E5E5AC1" wp14:editId="1D98C52E">
              <wp:extent cx="5856513" cy="4543425"/>
              <wp:effectExtent l="0" t="0" r="0" b="0"/>
              <wp:docPr id="8" name="Content Placeholder 7" descr="A diagram of a menu&#10;&#10;Description automatically generated">
                <a:extLst xmlns:a="http://schemas.openxmlformats.org/drawingml/2006/main">
                  <a:ext uri="{FF2B5EF4-FFF2-40B4-BE49-F238E27FC236}">
                    <a16:creationId xmlns:a16="http://schemas.microsoft.com/office/drawing/2014/main" id="{DACF21BD-7707-BA5F-DC62-0B58C5714AB9}"/>
                  </a:ext>
                </a:extLst>
              </wp:docPr>
              <wp:cNvGraphicFramePr>
                <a:graphicFrameLocks xmlns:a="http://schemas.openxmlformats.org/drawingml/2006/main" noGrp="1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ontent Placeholder 7" descr="A diagram of a menu&#10;&#10;Description automatically generated">
                        <a:extLst>
                          <a:ext uri="{FF2B5EF4-FFF2-40B4-BE49-F238E27FC236}">
                            <a16:creationId xmlns:a16="http://schemas.microsoft.com/office/drawing/2014/main" id="{DACF21BD-7707-BA5F-DC62-0B58C5714AB9}"/>
                          </a:ext>
                        </a:extLst>
                      </pic:cNvPr>
                      <pic:cNvPicPr>
                        <a:picLocks noGrp="1" noChangeAspect="1"/>
                      </pic:cNvPicPr>
                    </pic:nvPicPr>
                    <pic:blipFill rotWithShape="1">
                      <a:blip r:embed="rId20"/>
                      <a:srcRect l="6090" r="4327"/>
                      <a:stretch/>
                    </pic:blipFill>
                    <pic:spPr bwMode="auto">
                      <a:xfrm>
                        <a:off x="0" y="0"/>
                        <a:ext cx="5877851" cy="455997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7CD3F0A" w14:textId="39B1D716" w:rsidR="006021F1" w:rsidRDefault="006021F1">
      <w:pPr>
        <w:contextualSpacing w:val="0"/>
        <w:rPr>
          <w:ins w:id="185" w:author="Walker, Austin (walk5700@vandals.uidaho.edu)" w:date="2024-10-23T17:04:00Z" w16du:dateUtc="2024-10-24T00:04:00Z"/>
        </w:rPr>
      </w:pPr>
      <w:ins w:id="186" w:author="Walker, Austin (walk5700@vandals.uidaho.edu)" w:date="2024-10-23T17:04:00Z" w16du:dateUtc="2024-10-24T00:04:00Z">
        <w:r>
          <w:br w:type="page"/>
        </w:r>
      </w:ins>
    </w:p>
    <w:p w14:paraId="28C8A719" w14:textId="4B3390C8" w:rsidR="00BA68AE" w:rsidRDefault="007F2936" w:rsidP="00CA70A4">
      <w:pPr>
        <w:pStyle w:val="Heading1"/>
        <w:rPr>
          <w:ins w:id="187" w:author="Walker, Austin (walk5700@vandals.uidaho.edu)" w:date="2024-10-22T21:27:00Z" w16du:dateUtc="2024-10-23T04:27:00Z"/>
        </w:rPr>
      </w:pPr>
      <w:bookmarkStart w:id="188" w:name="_Toc180780976"/>
      <w:ins w:id="189" w:author="Walker, Austin (walk5700@vandals.uidaho.edu)" w:date="2024-10-22T21:16:00Z" w16du:dateUtc="2024-10-23T04:16:00Z">
        <w:r>
          <w:lastRenderedPageBreak/>
          <w:t>Scene</w:t>
        </w:r>
      </w:ins>
      <w:ins w:id="190" w:author="Walker, Austin (walk5700@vandals.uidaho.edu)" w:date="2024-10-22T22:02:00Z" w16du:dateUtc="2024-10-23T05:02:00Z">
        <w:r w:rsidR="00A914D0">
          <w:t>s</w:t>
        </w:r>
      </w:ins>
      <w:ins w:id="191" w:author="Walker, Austin (walk5700@vandals.uidaho.edu)" w:date="2024-10-22T21:16:00Z" w16du:dateUtc="2024-10-23T04:16:00Z">
        <w:r>
          <w:t xml:space="preserve"> (Prefab Equivalent)</w:t>
        </w:r>
      </w:ins>
      <w:bookmarkEnd w:id="188"/>
    </w:p>
    <w:p w14:paraId="0CD02A09" w14:textId="47D00FE4" w:rsidR="00A914D0" w:rsidRDefault="00A914D0">
      <w:pPr>
        <w:pStyle w:val="Heading2"/>
        <w:rPr>
          <w:ins w:id="192" w:author="Walker, Austin (walk5700@vandals.uidaho.edu)" w:date="2024-10-22T22:02:00Z" w16du:dateUtc="2024-10-23T05:02:00Z"/>
        </w:rPr>
        <w:pPrChange w:id="193" w:author="Walker, Austin (walk5700@vandals.uidaho.edu)" w:date="2024-10-22T22:02:00Z" w16du:dateUtc="2024-10-23T05:02:00Z">
          <w:pPr/>
        </w:pPrChange>
      </w:pPr>
      <w:bookmarkStart w:id="194" w:name="_Toc180780977"/>
      <w:ins w:id="195" w:author="Walker, Austin (walk5700@vandals.uidaho.edu)" w:date="2024-10-22T22:02:00Z" w16du:dateUtc="2024-10-23T05:02:00Z">
        <w:r>
          <w:t>Introduction to Scenes</w:t>
        </w:r>
        <w:bookmarkEnd w:id="194"/>
      </w:ins>
    </w:p>
    <w:p w14:paraId="69166426" w14:textId="61326BE3" w:rsidR="00CE4C4A" w:rsidRDefault="57DB03AD" w:rsidP="00895D14">
      <w:pPr>
        <w:rPr>
          <w:ins w:id="196" w:author="Walker, Austin (walk5700@vandals.uidaho.edu)" w:date="2024-10-22T22:01:00Z" w16du:dateUtc="2024-10-23T05:01:00Z"/>
        </w:rPr>
      </w:pPr>
      <w:ins w:id="197" w:author="Walker, Austin (walk5700@vandals.uidaho.edu)" w:date="2024-10-22T21:55:00Z">
        <w:r>
          <w:t xml:space="preserve">There </w:t>
        </w:r>
      </w:ins>
      <w:ins w:id="198" w:author="Walker, Austin (walk5700@vandals.uidaho.edu)" w:date="2024-10-22T21:56:00Z">
        <w:r w:rsidR="78379101">
          <w:t xml:space="preserve">is no concept of </w:t>
        </w:r>
      </w:ins>
      <w:ins w:id="199" w:author="Walker, Austin (walk5700@vandals.uidaho.edu)" w:date="2024-10-22T21:58:00Z">
        <w:r w:rsidR="0F32337F">
          <w:t xml:space="preserve">a </w:t>
        </w:r>
        <w:bookmarkStart w:id="200" w:name="_Int_lADjZfFS"/>
        <w:r w:rsidR="0F32337F">
          <w:t>prefab</w:t>
        </w:r>
        <w:bookmarkEnd w:id="200"/>
        <w:r w:rsidR="4A27B490">
          <w:t xml:space="preserve">, there are however scenes. Scenes allow us to get the general structure </w:t>
        </w:r>
      </w:ins>
      <w:ins w:id="201" w:author="Walker, Austin (walk5700@vandals.uidaho.edu)" w:date="2024-10-22T21:59:00Z">
        <w:r w:rsidR="2481656E">
          <w:t xml:space="preserve">and functionality </w:t>
        </w:r>
      </w:ins>
      <w:ins w:id="202" w:author="Walker, Austin (walk5700@vandals.uidaho.edu)" w:date="2024-10-22T21:58:00Z">
        <w:r w:rsidR="4A27B490">
          <w:t>of an object figured out</w:t>
        </w:r>
      </w:ins>
      <w:ins w:id="203" w:author="Walker, Austin (walk5700@vandals.uidaho.edu)" w:date="2024-10-22T21:59:00Z">
        <w:r w:rsidR="56DBA04F">
          <w:t xml:space="preserve"> using Godot</w:t>
        </w:r>
        <w:r w:rsidR="2481656E">
          <w:t>’s node system. Once the scene is created</w:t>
        </w:r>
      </w:ins>
      <w:ins w:id="204" w:author="Walker, Austin (walk5700@vandals.uidaho.edu)" w:date="2024-10-22T22:00:00Z">
        <w:r w:rsidR="2481656E">
          <w:t xml:space="preserve"> you </w:t>
        </w:r>
      </w:ins>
      <w:ins w:id="205" w:author="Walker, Austin (walk5700@vandals.uidaho.edu)" w:date="2024-10-25T20:15:00Z">
        <w:r w:rsidR="01CA8888">
          <w:t>can</w:t>
        </w:r>
      </w:ins>
      <w:ins w:id="206" w:author="Walker, Austin (walk5700@vandals.uidaho.edu)" w:date="2024-10-22T22:00:00Z">
        <w:r w:rsidR="2481656E">
          <w:t xml:space="preserve"> use the scene </w:t>
        </w:r>
        <w:r w:rsidR="2EC8EDDE">
          <w:t xml:space="preserve">to define other </w:t>
        </w:r>
      </w:ins>
      <w:ins w:id="207" w:author="Walker, Austin (walk5700@vandals.uidaho.edu)" w:date="2024-10-25T20:15:00Z">
        <w:r w:rsidR="770666B4">
          <w:t>scenes or</w:t>
        </w:r>
      </w:ins>
      <w:ins w:id="208" w:author="Walker, Austin (walk5700@vandals.uidaho.edu)" w:date="2024-10-22T22:00:00Z">
        <w:r w:rsidR="2EC8EDDE">
          <w:t xml:space="preserve"> </w:t>
        </w:r>
      </w:ins>
      <w:ins w:id="209" w:author="Walker, Austin (walk5700@vandals.uidaho.edu)" w:date="2024-10-22T22:01:00Z">
        <w:r w:rsidR="4F81E047">
          <w:t>use it in your game</w:t>
        </w:r>
        <w:r w:rsidR="2ABF77C1">
          <w:t>.</w:t>
        </w:r>
      </w:ins>
    </w:p>
    <w:p w14:paraId="739DF629" w14:textId="77777777" w:rsidR="006266EA" w:rsidRDefault="00993772" w:rsidP="00895D14">
      <w:pPr>
        <w:rPr>
          <w:ins w:id="210" w:author="Walker, Austin (walk5700@vandals.uidaho.edu)" w:date="2024-10-22T22:06:00Z" w16du:dateUtc="2024-10-23T05:06:00Z"/>
        </w:rPr>
      </w:pPr>
      <w:ins w:id="211" w:author="Walker, Austin (walk5700@vandals.uidaho.edu)" w:date="2024-10-22T22:01:00Z" w16du:dateUtc="2024-10-23T05:01:00Z">
        <w:r>
          <w:t xml:space="preserve">The general structure for </w:t>
        </w:r>
      </w:ins>
      <w:ins w:id="212" w:author="Walker, Austin (walk5700@vandals.uidaho.edu)" w:date="2024-10-22T22:02:00Z" w16du:dateUtc="2024-10-23T05:02:00Z">
        <w:r>
          <w:t>Kill Mo’ Chickens will be</w:t>
        </w:r>
      </w:ins>
      <w:ins w:id="213" w:author="Walker, Austin (walk5700@vandals.uidaho.edu)" w:date="2024-10-22T22:06:00Z" w16du:dateUtc="2024-10-23T05:06:00Z">
        <w:r w:rsidR="006266EA">
          <w:t>:</w:t>
        </w:r>
      </w:ins>
    </w:p>
    <w:p w14:paraId="45DF1316" w14:textId="76553703" w:rsidR="00993772" w:rsidRDefault="006266EA" w:rsidP="00895D14">
      <w:pPr>
        <w:rPr>
          <w:ins w:id="214" w:author="Walker, Austin (walk5700@vandals.uidaho.edu)" w:date="2024-10-22T22:08:00Z" w16du:dateUtc="2024-10-23T05:08:00Z"/>
        </w:rPr>
      </w:pPr>
      <w:ins w:id="215" w:author="Walker, Austin (walk5700@vandals.uidaho.edu)" w:date="2024-10-22T22:06:00Z" w16du:dateUtc="2024-10-23T05:06:00Z">
        <w:r>
          <w:t>Each feature will have some collection of scenes associated with it.</w:t>
        </w:r>
        <w:r w:rsidR="00A333CC">
          <w:t xml:space="preserve"> Each feature’s scenes will be connected to a main scene that will </w:t>
        </w:r>
      </w:ins>
      <w:ins w:id="216" w:author="Walker, Austin (walk5700@vandals.uidaho.edu)" w:date="2024-10-22T22:07:00Z" w16du:dateUtc="2024-10-23T05:07:00Z">
        <w:r w:rsidR="00B55A34">
          <w:t xml:space="preserve">mediate a connection </w:t>
        </w:r>
        <w:r w:rsidR="00A93A84">
          <w:t>for the scenes where needed.</w:t>
        </w:r>
      </w:ins>
    </w:p>
    <w:p w14:paraId="0FEA4BE3" w14:textId="264EC9A1" w:rsidR="00917156" w:rsidRDefault="00917156" w:rsidP="00917156">
      <w:pPr>
        <w:pStyle w:val="Heading2"/>
        <w:rPr>
          <w:ins w:id="217" w:author="Walker, Austin (walk5700@vandals.uidaho.edu)" w:date="2024-10-23T16:43:00Z" w16du:dateUtc="2024-10-23T23:43:00Z"/>
        </w:rPr>
      </w:pPr>
      <w:bookmarkStart w:id="218" w:name="_Toc180780978"/>
      <w:ins w:id="219" w:author="Walker, Austin (walk5700@vandals.uidaho.edu)" w:date="2024-10-22T22:08:00Z" w16du:dateUtc="2024-10-23T05:08:00Z">
        <w:r>
          <w:t>Creating a Scene</w:t>
        </w:r>
      </w:ins>
      <w:bookmarkEnd w:id="218"/>
    </w:p>
    <w:p w14:paraId="0576FF0E" w14:textId="3DD2F25B" w:rsidR="000B3470" w:rsidRDefault="006D7750" w:rsidP="00E80156">
      <w:pPr>
        <w:pStyle w:val="ListParagraph"/>
        <w:numPr>
          <w:ilvl w:val="0"/>
          <w:numId w:val="9"/>
        </w:numPr>
        <w:rPr>
          <w:ins w:id="220" w:author="Walker, Austin (walk5700@vandals.uidaho.edu)" w:date="2024-10-23T17:00:00Z" w16du:dateUtc="2024-10-24T00:00:00Z"/>
        </w:rPr>
      </w:pPr>
      <w:del w:id="221" w:author="Walker, Austin (walk5700@vandals.uidaho.edu)" w:date="2024-10-23T18:19:00Z" w16du:dateUtc="2024-10-24T01:19:00Z">
        <w:r w:rsidDel="0093089B">
          <w:rPr>
            <w:noProof/>
          </w:rPr>
          <w:drawing>
            <wp:inline distT="0" distB="0" distL="0" distR="0" wp14:anchorId="2092BEC9" wp14:editId="71693BFC">
              <wp:extent cx="1736090" cy="1430655"/>
              <wp:effectExtent l="0" t="0" r="0" b="0"/>
              <wp:docPr id="1555417071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55417071" name="Picture 1" descr="A screenshot of a computer&#10;&#10;Description automatically generated"/>
                      <pic:cNvPicPr>
                        <a:picLocks noChangeAspect="1"/>
                      </pic:cNvPicPr>
                    </pic:nvPicPr>
                    <pic:blipFill rotWithShape="1"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" b="60087"/>
                      <a:stretch/>
                    </pic:blipFill>
                    <pic:spPr bwMode="auto">
                      <a:xfrm>
                        <a:off x="0" y="0"/>
                        <a:ext cx="1736090" cy="143065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del w:id="222" w:author="Walker, Austin (walk5700@vandals.uidaho.edu)" w:date="2024-10-23T18:22:00Z" w16du:dateUtc="2024-10-24T01:22:00Z">
        <w:r w:rsidDel="009978EF">
          <w:rPr>
            <w:noProof/>
          </w:rPr>
          <mc:AlternateContent>
            <mc:Choice Requires="wpi">
              <w:drawing>
                <wp:anchor distT="0" distB="0" distL="114300" distR="114300" simplePos="0" relativeHeight="251662336" behindDoc="0" locked="0" layoutInCell="1" allowOverlap="1" wp14:anchorId="49AF80B2" wp14:editId="181AED60">
                  <wp:simplePos x="0" y="0"/>
                  <wp:positionH relativeFrom="column">
                    <wp:posOffset>542822</wp:posOffset>
                  </wp:positionH>
                  <wp:positionV relativeFrom="paragraph">
                    <wp:posOffset>530966</wp:posOffset>
                  </wp:positionV>
                  <wp:extent cx="260985" cy="19677"/>
                  <wp:effectExtent l="76200" t="114300" r="81915" b="114300"/>
                  <wp:wrapTopAndBottom/>
                  <wp:docPr id="132641011" name="Ink 28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2">
                        <w14:nvContentPartPr>
                          <w14:cNvContentPartPr/>
                        </w14:nvContentPartPr>
                        <w14:xfrm>
                          <a:off x="0" y="0"/>
                          <a:ext cx="260985" cy="19677"/>
                        </w14:xfrm>
                      </w14:contentPart>
                    </a:graphicData>
                  </a:graphic>
                </wp:anchor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shapetype id="_x0000_t75" coordsize="21600,21600" filled="f" stroked="f" o:spt="75" o:preferrelative="t" path="m@4@5l@4@11@9@11@9@5xe" w14:anchorId="77D571F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nk 28" style="position:absolute;margin-left:39.9pt;margin-top:36.15pt;width:26.2pt;height:1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">
                  <v:imagedata o:title="" r:id="rId23"/>
                  <w10:wrap type="topAndBottom"/>
                </v:shape>
              </w:pict>
            </mc:Fallback>
          </mc:AlternateContent>
        </w:r>
      </w:del>
      <w:del w:id="223" w:author="Walker, Austin (walk5700@vandals.uidaho.edu)" w:date="2024-10-23T17:00:00Z" w16du:dateUtc="2024-10-24T00:00:00Z">
        <w:r w:rsidR="00EE6FD5" w:rsidDel="00575520">
          <w:rPr>
            <w:noProof/>
          </w:rPr>
          <mc:AlternateContent>
            <mc:Choice Requires="wpg">
              <w:drawing>
                <wp:inline distT="0" distB="0" distL="0" distR="0" wp14:anchorId="000DA078" wp14:editId="76CF9779">
                  <wp:extent cx="2286635" cy="1089025"/>
                  <wp:effectExtent l="0" t="0" r="0" b="0"/>
                  <wp:docPr id="1235576062" name="Group 24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286635" cy="1089025"/>
                            <a:chOff x="0" y="0"/>
                            <a:chExt cx="2286635" cy="1089025"/>
                          </a:xfrm>
                        </wpg:grpSpPr>
                        <pic:pic xmlns:pic="http://schemas.openxmlformats.org/drawingml/2006/picture">
                          <pic:nvPicPr>
                            <pic:cNvPr id="274064648" name="Picture 1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76939"/>
                            <a:stretch/>
                          </pic:blipFill>
                          <pic:spPr bwMode="auto">
                            <a:xfrm>
                              <a:off x="0" y="0"/>
                              <a:ext cx="2286635" cy="1089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14:contentPart bwMode="auto" r:id="rId24">
                          <w14:nvContentPartPr>
                            <w14:cNvPr id="1578978836" name="Ink 11"/>
                            <w14:cNvContentPartPr/>
                          </w14:nvContentPartPr>
                          <w14:xfrm>
                            <a:off x="95250" y="539888"/>
                            <a:ext cx="572040" cy="32400"/>
                          </w14:xfrm>
                        </w14:contentPart>
                        <w14:contentPart bwMode="auto" r:id="rId25">
                          <w14:nvContentPartPr>
                            <w14:cNvPr id="260315511" name="Ink 12"/>
                            <w14:cNvContentPartPr/>
                          </w14:nvContentPartPr>
                          <w14:xfrm>
                            <a:off x="1788795" y="515758"/>
                            <a:ext cx="315000" cy="81000"/>
                          </w14:xfrm>
                        </w14:contentPart>
                      </wpg:wgp>
                    </a:graphicData>
                  </a:graphic>
                </wp:inline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group id="Group 24" style="width:180.05pt;height:85.75pt;mso-position-horizontal-relative:char;mso-position-vertical-relative:line" coordsize="22866,10890" o:spid="_x0000_s1026" w14:anchorId="09301150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">
                  <v:shape id="Picture 1" style="position:absolute;width:22866;height:10890;visibility:visible;mso-wrap-style:square" alt="A screenshot of a computer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">
                    <v:imagedata cropbottom="50423f" o:title="A screenshot of a computer&#10;&#10;Description automatically generated" r:id="rId26"/>
                  </v:shape>
                  <v:shape id="Ink 11" style="position:absolute;left:592;top:4678;width:6437;height:1761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">
                    <v:imagedata o:title="" r:id="rId27"/>
                  </v:shape>
                  <v:shape id="Ink 12" style="position:absolute;left:17527;top:4441;width:3867;height:2246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">
                    <v:imagedata o:title="" r:id="rId28"/>
                  </v:shape>
                  <w10:anchorlock/>
                </v:group>
              </w:pict>
            </mc:Fallback>
          </mc:AlternateContent>
        </w:r>
      </w:del>
      <w:ins w:id="224" w:author="Walker, Austin (walk5700@vandals.uidaho.edu)" w:date="2024-10-23T16:44:00Z" w16du:dateUtc="2024-10-23T23:44:00Z">
        <w:r w:rsidR="00202CE8">
          <w:t>Open the Scene drop down menu</w:t>
        </w:r>
      </w:ins>
    </w:p>
    <w:p w14:paraId="3FEBF68F" w14:textId="60A865D9" w:rsidR="00575520" w:rsidRDefault="009978EF">
      <w:pPr>
        <w:ind w:left="720"/>
        <w:rPr>
          <w:ins w:id="225" w:author="Walker, Austin (walk5700@vandals.uidaho.edu)" w:date="2024-10-23T16:44:00Z" w16du:dateUtc="2024-10-23T23:44:00Z"/>
        </w:rPr>
        <w:pPrChange w:id="226" w:author="Walker, Austin (walk5700@vandals.uidaho.edu)" w:date="2024-10-23T18:21:00Z" w16du:dateUtc="2024-10-24T01:21:00Z">
          <w:pPr>
            <w:pStyle w:val="ListParagraph"/>
            <w:numPr>
              <w:numId w:val="9"/>
            </w:numPr>
          </w:pPr>
        </w:pPrChange>
      </w:pPr>
      <w:ins w:id="227" w:author="Walker, Austin (walk5700@vandals.uidaho.edu)" w:date="2024-10-23T18:13:00Z" w16du:dateUtc="2024-10-24T01:1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339911CC" wp14:editId="221A791A">
                  <wp:simplePos x="0" y="0"/>
                  <wp:positionH relativeFrom="column">
                    <wp:posOffset>524560</wp:posOffset>
                  </wp:positionH>
                  <wp:positionV relativeFrom="paragraph">
                    <wp:posOffset>196701</wp:posOffset>
                  </wp:positionV>
                  <wp:extent cx="253274" cy="106954"/>
                  <wp:effectExtent l="0" t="0" r="13970" b="26670"/>
                  <wp:wrapNone/>
                  <wp:docPr id="1216726104" name="scene highlight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53274" cy="1069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rect id="scene highlight" style="position:absolute;margin-left:41.3pt;margin-top:15.5pt;width:19.95pt;height: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61299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"/>
              </w:pict>
            </mc:Fallback>
          </mc:AlternateContent>
        </w:r>
      </w:ins>
      <w:ins w:id="228" w:author="Walker, Austin (walk5700@vandals.uidaho.edu)" w:date="2024-10-23T18:19:00Z" w16du:dateUtc="2024-10-24T01:19:00Z">
        <w:r w:rsidR="0093089B">
          <w:rPr>
            <w:noProof/>
          </w:rPr>
          <w:drawing>
            <wp:inline distT="0" distB="0" distL="0" distR="0" wp14:anchorId="0607C954" wp14:editId="2D322D5A">
              <wp:extent cx="1736090" cy="1062841"/>
              <wp:effectExtent l="0" t="0" r="0" b="4445"/>
              <wp:docPr id="631708999" name="scene drop down screen shot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31708999" name="scene drop down screen shot" descr="A screenshot of a computer&#10;&#10;Description automatically generated"/>
                      <pic:cNvPicPr>
                        <a:picLocks noChangeAspect="1"/>
                      </pic:cNvPicPr>
                    </pic:nvPicPr>
                    <pic:blipFill rotWithShape="1"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" b="70349"/>
                      <a:stretch/>
                    </pic:blipFill>
                    <pic:spPr bwMode="auto">
                      <a:xfrm>
                        <a:off x="0" y="0"/>
                        <a:ext cx="1736090" cy="106284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708726B" w14:textId="22EA5CA0" w:rsidR="00340D33" w:rsidRDefault="00340D33" w:rsidP="00E80156">
      <w:pPr>
        <w:pStyle w:val="ListParagraph"/>
        <w:numPr>
          <w:ilvl w:val="0"/>
          <w:numId w:val="9"/>
        </w:numPr>
        <w:rPr>
          <w:ins w:id="229" w:author="Walker, Austin (walk5700@vandals.uidaho.edu)" w:date="2024-10-23T17:00:00Z" w16du:dateUtc="2024-10-24T00:00:00Z"/>
        </w:rPr>
      </w:pPr>
      <w:ins w:id="230" w:author="Walker, Austin (walk5700@vandals.uidaho.edu)" w:date="2024-10-23T16:45:00Z" w16du:dateUtc="2024-10-23T23:45:00Z">
        <w:r>
          <w:t xml:space="preserve">Click </w:t>
        </w:r>
        <w:r w:rsidR="00504760">
          <w:t>“New Scene”</w:t>
        </w:r>
      </w:ins>
      <w:ins w:id="231" w:author="Walker, Austin (walk5700@vandals.uidaho.edu)" w:date="2024-10-23T16:48:00Z" w16du:dateUtc="2024-10-23T23:48:00Z">
        <w:r w:rsidR="00F2102E">
          <w:t xml:space="preserve"> or press </w:t>
        </w:r>
        <w:proofErr w:type="spellStart"/>
        <w:r w:rsidR="00F2102E">
          <w:t>Ctrl+n</w:t>
        </w:r>
      </w:ins>
      <w:proofErr w:type="spellEnd"/>
    </w:p>
    <w:p w14:paraId="49A9D8A5" w14:textId="24F2B371" w:rsidR="00575520" w:rsidRDefault="00D03A5C">
      <w:pPr>
        <w:ind w:left="720"/>
        <w:rPr>
          <w:ins w:id="232" w:author="Walker, Austin (walk5700@vandals.uidaho.edu)" w:date="2024-10-23T16:48:00Z" w16du:dateUtc="2024-10-23T23:48:00Z"/>
        </w:rPr>
        <w:pPrChange w:id="233" w:author="Walker, Austin (walk5700@vandals.uidaho.edu)" w:date="2024-10-23T17:33:00Z" w16du:dateUtc="2024-10-24T00:33:00Z">
          <w:pPr>
            <w:pStyle w:val="ListParagraph"/>
            <w:numPr>
              <w:numId w:val="9"/>
            </w:numPr>
          </w:pPr>
        </w:pPrChange>
      </w:pPr>
      <w:ins w:id="234" w:author="Walker, Austin (walk5700@vandals.uidaho.edu)" w:date="2024-10-23T18:15:00Z" w16du:dateUtc="2024-10-24T01:1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C7BDDB" wp14:editId="6CA48C1F">
                  <wp:simplePos x="0" y="0"/>
                  <wp:positionH relativeFrom="column">
                    <wp:posOffset>528452</wp:posOffset>
                  </wp:positionH>
                  <wp:positionV relativeFrom="paragraph">
                    <wp:posOffset>484579</wp:posOffset>
                  </wp:positionV>
                  <wp:extent cx="2048493" cy="136566"/>
                  <wp:effectExtent l="0" t="0" r="28575" b="15875"/>
                  <wp:wrapNone/>
                  <wp:docPr id="1010896752" name="new scene highlight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048493" cy="1365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rect id="new scene highlight" style="position:absolute;margin-left:41.6pt;margin-top:38.15pt;width:161.3pt;height:1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1B13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"/>
              </w:pict>
            </mc:Fallback>
          </mc:AlternateContent>
        </w:r>
      </w:ins>
      <w:ins w:id="235" w:author="Walker, Austin (walk5700@vandals.uidaho.edu)" w:date="2024-10-23T18:24:00Z" w16du:dateUtc="2024-10-24T01:24:00Z">
        <w:r w:rsidR="00625828">
          <w:rPr>
            <w:noProof/>
          </w:rPr>
          <w:drawing>
            <wp:inline distT="0" distB="0" distL="0" distR="0" wp14:anchorId="0DDAB093" wp14:editId="1A994E38">
              <wp:extent cx="2286635" cy="1089025"/>
              <wp:effectExtent l="0" t="0" r="0" b="0"/>
              <wp:docPr id="1094323448" name="new scene screen shot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94323448" name="new scene screen shot" descr="A screenshot of a computer&#10;&#10;Description automatically generated"/>
                      <pic:cNvPicPr>
                        <a:picLocks noChangeAspect="1"/>
                      </pic:cNvPicPr>
                    </pic:nvPicPr>
                    <pic:blipFill rotWithShape="1"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6939"/>
                      <a:stretch/>
                    </pic:blipFill>
                    <pic:spPr bwMode="auto">
                      <a:xfrm>
                        <a:off x="0" y="0"/>
                        <a:ext cx="2286635" cy="10890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7F25760" w14:textId="6CAD75BC" w:rsidR="00E43F21" w:rsidRDefault="00EE6FD5" w:rsidP="00E80156">
      <w:pPr>
        <w:pStyle w:val="ListParagraph"/>
        <w:numPr>
          <w:ilvl w:val="0"/>
          <w:numId w:val="9"/>
        </w:numPr>
        <w:rPr>
          <w:ins w:id="236" w:author="Walker, Austin (walk5700@vandals.uidaho.edu)" w:date="2024-10-23T16:59:00Z" w16du:dateUtc="2024-10-23T23:59:00Z"/>
        </w:rPr>
      </w:pPr>
      <w:del w:id="237" w:author="Walker, Austin (walk5700@vandals.uidaho.edu)" w:date="2024-10-23T16:58:00Z" w16du:dateUtc="2024-10-23T23:58:00Z">
        <w:r w:rsidDel="00EE6FD5">
          <w:rPr>
            <w:noProof/>
          </w:rPr>
          <mc:AlternateContent>
            <mc:Choice Requires="wpg">
              <w:drawing>
                <wp:inline distT="0" distB="0" distL="0" distR="0" wp14:anchorId="2EE4D7A8" wp14:editId="3768E8B4">
                  <wp:extent cx="2233930" cy="1836420"/>
                  <wp:effectExtent l="0" t="0" r="0" b="0"/>
                  <wp:docPr id="960506044" name="Group 2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233930" cy="1836420"/>
                            <a:chOff x="0" y="0"/>
                            <a:chExt cx="2233930" cy="1836420"/>
                          </a:xfrm>
                        </wpg:grpSpPr>
                        <pic:pic xmlns:pic="http://schemas.openxmlformats.org/drawingml/2006/picture">
                          <pic:nvPicPr>
                            <pic:cNvPr id="2112745524" name="Picture 1" descr="A screenshot of a computer pro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5174" b="50420"/>
                            <a:stretch/>
                          </pic:blipFill>
                          <pic:spPr bwMode="auto">
                            <a:xfrm>
                              <a:off x="0" y="0"/>
                              <a:ext cx="2233930" cy="18364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14:contentPart bwMode="auto" r:id="rId30">
                          <w14:nvContentPartPr>
                            <w14:cNvPr id="1474234796" name="Ink 22"/>
                            <w14:cNvContentPartPr/>
                          </w14:nvContentPartPr>
                          <w14:xfrm>
                            <a:off x="144200" y="815036"/>
                            <a:ext cx="101520" cy="360"/>
                          </w14:xfrm>
                        </w14:contentPart>
                      </wpg:wgp>
                    </a:graphicData>
                  </a:graphic>
                </wp:inline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group id="Group 25" style="width:175.9pt;height:144.6pt;mso-position-horizontal-relative:char;mso-position-vertical-relative:line" coordsize="22339,18364" o:spid="_x0000_s1026" w14:anchorId="31F8A126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">
                  <v:shape id="Picture 1" style="position:absolute;width:22339;height:18364;visibility:visible;mso-wrap-style:square" alt="A screenshot of a computer program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">
                    <v:imagedata cropright="9944f" cropbottom="33043f" o:title="A screenshot of a computer program&#10;&#10;Description automatically generated" r:id="rId35"/>
                  </v:shape>
                  <v:shape id="Ink 22" style="position:absolute;left:1082;top:7433;width:1731;height:144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">
                    <v:imagedata o:title="" r:id="rId36"/>
                  </v:shape>
                  <w10:anchorlock/>
                </v:group>
              </w:pict>
            </mc:Fallback>
          </mc:AlternateContent>
        </w:r>
      </w:del>
      <w:del w:id="238" w:author="Walker, Austin (walk5700@vandals.uidaho.edu)" w:date="2024-10-23T16:59:00Z" w16du:dateUtc="2024-10-23T23:59:00Z">
        <w:r w:rsidDel="00AD435F">
          <w:rPr>
            <w:noProof/>
          </w:rPr>
          <mc:AlternateContent>
            <mc:Choice Requires="wpg">
              <w:drawing>
                <wp:inline distT="0" distB="0" distL="0" distR="0" wp14:anchorId="19C69F96" wp14:editId="4C504425">
                  <wp:extent cx="2264410" cy="2537460"/>
                  <wp:effectExtent l="0" t="0" r="2540" b="0"/>
                  <wp:docPr id="967641797" name="Group 2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264410" cy="2537460"/>
                            <a:chOff x="0" y="0"/>
                            <a:chExt cx="2264410" cy="2537460"/>
                          </a:xfrm>
                        </wpg:grpSpPr>
                        <pic:pic xmlns:pic="http://schemas.openxmlformats.org/drawingml/2006/picture">
                          <pic:nvPicPr>
                            <pic:cNvPr id="1497365989" name="Picture 1" descr="A screenshot of a computer pro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1550"/>
                            <a:stretch/>
                          </pic:blipFill>
                          <pic:spPr bwMode="auto">
                            <a:xfrm>
                              <a:off x="0" y="0"/>
                              <a:ext cx="2264410" cy="25374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14:contentPart bwMode="auto" r:id="rId38">
                          <w14:nvContentPartPr>
                            <w14:cNvPr id="1009768314" name="Ink 13"/>
                            <w14:cNvContentPartPr/>
                          </w14:nvContentPartPr>
                          <w14:xfrm>
                            <a:off x="142185" y="943003"/>
                            <a:ext cx="118745" cy="0"/>
                          </w14:xfrm>
                        </w14:contentPart>
                        <w14:contentPart bwMode="auto" r:id="rId39">
                          <w14:nvContentPartPr>
                            <w14:cNvPr id="1954882072" name="Ink 18"/>
                            <w14:cNvContentPartPr/>
                          </w14:nvContentPartPr>
                          <w14:xfrm>
                            <a:off x="879420" y="1418618"/>
                            <a:ext cx="773430" cy="9525"/>
                          </w14:xfrm>
                        </w14:contentPart>
                        <w14:contentPart bwMode="auto" r:id="rId40">
                          <w14:nvContentPartPr>
                            <w14:cNvPr id="1252104711" name="Ink 19"/>
                            <w14:cNvContentPartPr/>
                          </w14:nvContentPartPr>
                          <w14:xfrm>
                            <a:off x="881960" y="1673888"/>
                            <a:ext cx="603885" cy="8890"/>
                          </w14:xfrm>
                        </w14:contentPart>
                        <w14:contentPart bwMode="auto" r:id="rId41">
                          <w14:nvContentPartPr>
                            <w14:cNvPr id="1411751093" name="Ink 20"/>
                            <w14:cNvContentPartPr/>
                          </w14:nvContentPartPr>
                          <w14:xfrm>
                            <a:off x="794965" y="1968528"/>
                            <a:ext cx="818515" cy="33655"/>
                          </w14:xfrm>
                        </w14:contentPart>
                        <w14:contentPart bwMode="auto" r:id="rId42">
                          <w14:nvContentPartPr>
                            <w14:cNvPr id="1278028777" name="Ink 21"/>
                            <w14:cNvContentPartPr/>
                          </w14:nvContentPartPr>
                          <w14:xfrm>
                            <a:off x="850210" y="2238403"/>
                            <a:ext cx="763270" cy="17780"/>
                          </w14:xfrm>
                        </w14:contentPart>
                      </wpg:wgp>
                    </a:graphicData>
                  </a:graphic>
                </wp:inline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group id="Group 26" style="width:178.3pt;height:199.8pt;mso-position-horizontal-relative:char;mso-position-vertical-relative:line" coordsize="22644,25374" o:spid="_x0000_s1026" w14:anchorId="1366B7BD" o:gfxdata="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">
                  <v:shape id="Picture 1" style="position:absolute;width:22644;height:25374;visibility:visible;mso-wrap-style:square" alt="A screenshot of a computer program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">
                    <v:imagedata cropbottom="20677f" o:title="A screenshot of a computer program&#10;&#10;Description automatically generated" r:id="rId43"/>
                  </v:shape>
                  <v:shape id="Ink 13" style="position:absolute;left:1065;top:9430;width:1904;height: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">
                    <v:imagedata o:title="" r:id="rId44"/>
                  </v:shape>
                  <v:shape id="Ink 18" style="position:absolute;left:8438;top:13509;width:8450;height:1452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">
                    <v:imagedata o:title="" r:id="rId45"/>
                  </v:shape>
                  <v:shape id="Ink 19" style="position:absolute;left:8463;top:16027;width:6755;height:1508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">
                    <v:imagedata o:title="" r:id="rId46"/>
                  </v:shape>
                  <v:shape id="Ink 20" style="position:absolute;left:7593;top:18969;width:8901;height:1765;visibility:visible;mso-wrap-style:square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">
                    <v:imagedata o:title="" r:id="rId47"/>
                  </v:shape>
                  <v:shape id="Ink 21" style="position:absolute;left:8149;top:21890;width:8341;height:1163;visibility:visible;mso-wrap-style:square" o:spid="_x0000_s10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">
                    <v:imagedata o:title="" r:id="rId48"/>
                  </v:shape>
                  <w10:anchorlock/>
                </v:group>
              </w:pict>
            </mc:Fallback>
          </mc:AlternateContent>
        </w:r>
      </w:del>
      <w:ins w:id="239" w:author="Walker, Austin (walk5700@vandals.uidaho.edu)" w:date="2024-10-23T16:51:00Z" w16du:dateUtc="2024-10-23T23:51:00Z">
        <w:r w:rsidR="00586C55">
          <w:t xml:space="preserve">Select a root node based on the </w:t>
        </w:r>
      </w:ins>
      <w:ins w:id="240" w:author="Walker, Austin (walk5700@vandals.uidaho.edu)" w:date="2024-10-23T16:52:00Z" w16du:dateUtc="2024-10-23T23:52:00Z">
        <w:r w:rsidR="00FB1CD3">
          <w:t>s</w:t>
        </w:r>
      </w:ins>
      <w:ins w:id="241" w:author="Walker, Austin (walk5700@vandals.uidaho.edu)" w:date="2024-10-23T16:51:00Z" w16du:dateUtc="2024-10-23T23:51:00Z">
        <w:r w:rsidR="00586C55">
          <w:t>cene’s functionality</w:t>
        </w:r>
      </w:ins>
    </w:p>
    <w:p w14:paraId="13BD5B9A" w14:textId="0E9D8EF8" w:rsidR="00AD435F" w:rsidRDefault="00526442">
      <w:pPr>
        <w:ind w:left="720"/>
        <w:rPr>
          <w:ins w:id="242" w:author="Walker, Austin (walk5700@vandals.uidaho.edu)" w:date="2024-10-23T16:51:00Z" w16du:dateUtc="2024-10-23T23:51:00Z"/>
        </w:rPr>
        <w:pPrChange w:id="243" w:author="Walker, Austin (walk5700@vandals.uidaho.edu)" w:date="2024-10-23T17:33:00Z" w16du:dateUtc="2024-10-24T00:33:00Z">
          <w:pPr>
            <w:pStyle w:val="ListParagraph"/>
            <w:numPr>
              <w:numId w:val="9"/>
            </w:numPr>
          </w:pPr>
        </w:pPrChange>
      </w:pPr>
      <w:ins w:id="244" w:author="Walker, Austin (walk5700@vandals.uidaho.edu)" w:date="2024-10-23T18:29:00Z" w16du:dateUtc="2024-10-24T01:2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4D827105" wp14:editId="28CDAEDF">
                  <wp:simplePos x="0" y="0"/>
                  <wp:positionH relativeFrom="column">
                    <wp:posOffset>546265</wp:posOffset>
                  </wp:positionH>
                  <wp:positionV relativeFrom="paragraph">
                    <wp:posOffset>765983</wp:posOffset>
                  </wp:positionV>
                  <wp:extent cx="166254" cy="112816"/>
                  <wp:effectExtent l="0" t="0" r="24765" b="20955"/>
                  <wp:wrapNone/>
                  <wp:docPr id="1322182218" name="add node highlight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66254" cy="11281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rect id="add node highlight" style="position:absolute;margin-left:43pt;margin-top:60.3pt;width:13.1pt;height: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1A116E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"/>
              </w:pict>
            </mc:Fallback>
          </mc:AlternateContent>
        </w:r>
      </w:ins>
      <w:ins w:id="245" w:author="Walker, Austin (walk5700@vandals.uidaho.edu)" w:date="2024-10-23T18:28:00Z" w16du:dateUtc="2024-10-24T01:28:00Z">
        <w:r w:rsidR="00586304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21AD3CE6" wp14:editId="4DF34B76">
                  <wp:simplePos x="0" y="0"/>
                  <wp:positionH relativeFrom="column">
                    <wp:posOffset>575953</wp:posOffset>
                  </wp:positionH>
                  <wp:positionV relativeFrom="paragraph">
                    <wp:posOffset>1181620</wp:posOffset>
                  </wp:positionV>
                  <wp:extent cx="1710047" cy="849085"/>
                  <wp:effectExtent l="0" t="0" r="24130" b="27305"/>
                  <wp:wrapNone/>
                  <wp:docPr id="215844954" name="default root nodes highlight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710047" cy="849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<w:pict>
                <v:rect id="default root nodes highlight" style="position:absolute;margin-left:45.35pt;margin-top:93.05pt;width:134.65pt;height:6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0205E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E/vfwIAAF8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"/>
              </w:pict>
            </mc:Fallback>
          </mc:AlternateContent>
        </w:r>
      </w:ins>
      <w:ins w:id="246" w:author="Walker, Austin (walk5700@vandals.uidaho.edu)" w:date="2024-10-23T18:24:00Z" w16du:dateUtc="2024-10-24T01:24:00Z">
        <w:r w:rsidR="00625828">
          <w:rPr>
            <w:noProof/>
          </w:rPr>
          <w:drawing>
            <wp:inline distT="0" distB="0" distL="0" distR="0" wp14:anchorId="6388BD95" wp14:editId="7A70F62C">
              <wp:extent cx="1987826" cy="2227701"/>
              <wp:effectExtent l="0" t="0" r="0" b="1270"/>
              <wp:docPr id="425135926" name="root node screen shot" descr="A screen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5135926" name="root node screen shot" descr="A screenshot of a computer program&#10;&#10;Description automatically generated"/>
                      <pic:cNvPicPr>
                        <a:picLocks noChangeAspect="1"/>
                      </pic:cNvPicPr>
                    </pic:nvPicPr>
                    <pic:blipFill rotWithShape="1"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31550"/>
                      <a:stretch/>
                    </pic:blipFill>
                    <pic:spPr bwMode="auto">
                      <a:xfrm>
                        <a:off x="0" y="0"/>
                        <a:ext cx="1987826" cy="222770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CA59AAB" w14:textId="77777777" w:rsidR="00AD435F" w:rsidRDefault="00FB1CD3" w:rsidP="00E80156">
      <w:pPr>
        <w:pStyle w:val="ListParagraph"/>
        <w:numPr>
          <w:ilvl w:val="0"/>
          <w:numId w:val="9"/>
        </w:numPr>
        <w:rPr>
          <w:ins w:id="247" w:author="Walker, Austin (walk5700@vandals.uidaho.edu)" w:date="2024-10-23T16:59:00Z" w16du:dateUtc="2024-10-23T23:59:00Z"/>
        </w:rPr>
      </w:pPr>
      <w:ins w:id="248" w:author="Walker, Austin (walk5700@vandals.uidaho.edu)" w:date="2024-10-23T16:52:00Z" w16du:dateUtc="2024-10-23T23:52:00Z">
        <w:r>
          <w:lastRenderedPageBreak/>
          <w:t>Add nodes</w:t>
        </w:r>
      </w:ins>
      <w:ins w:id="249" w:author="Walker, Austin (walk5700@vandals.uidaho.edu)" w:date="2024-10-23T16:54:00Z" w16du:dateUtc="2024-10-23T23:54:00Z">
        <w:r w:rsidR="00EE6FD5">
          <w:t>, as normal,</w:t>
        </w:r>
      </w:ins>
      <w:ins w:id="250" w:author="Walker, Austin (walk5700@vandals.uidaho.edu)" w:date="2024-10-23T16:52:00Z" w16du:dateUtc="2024-10-23T23:52:00Z">
        <w:r>
          <w:t xml:space="preserve"> to the new scene to give it the desired structure and functionality</w:t>
        </w:r>
      </w:ins>
    </w:p>
    <w:p w14:paraId="6A46DA68" w14:textId="30D70E89" w:rsidR="00586C55" w:rsidRPr="000B3470" w:rsidRDefault="008054C7">
      <w:pPr>
        <w:ind w:left="720"/>
        <w:rPr>
          <w:ins w:id="251" w:author="Walker, Austin (walk5700@vandals.uidaho.edu)" w:date="2024-10-25T19:35:00Z" w16du:dateUtc="2024-10-25T19:35:23Z"/>
        </w:rPr>
        <w:pPrChange w:id="252" w:author="Walker, Austin (walk5700@vandals.uidaho.edu)" w:date="2024-10-23T17:00:00Z" w16du:dateUtc="2024-10-24T00:00:00Z">
          <w:pPr>
            <w:pStyle w:val="Heading2"/>
          </w:pPr>
        </w:pPrChange>
      </w:pPr>
      <w:ins w:id="253" w:author="Walker, Austin (walk5700@vandals.uidaho.edu)" w:date="2024-10-23T18:12:00Z" w16du:dateUtc="2024-10-24T01:3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05C72739" wp14:editId="21C1F300">
                  <wp:simplePos x="0" y="0"/>
                  <wp:positionH relativeFrom="column">
                    <wp:posOffset>548474</wp:posOffset>
                  </wp:positionH>
                  <wp:positionV relativeFrom="paragraph">
                    <wp:posOffset>753110</wp:posOffset>
                  </wp:positionV>
                  <wp:extent cx="201880" cy="148441"/>
                  <wp:effectExtent l="0" t="0" r="27305" b="23495"/>
                  <wp:wrapNone/>
                  <wp:docPr id="293391789" name="add node highlight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01880" cy="1484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0D3AC5BE" id="add node highlight" o:spid="_x0000_s1026" style="position:absolute;margin-left:43.2pt;margin-top:59.3pt;width:15.9pt;height:1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" filled="f" strokecolor="red" strokeweight="1pt"/>
              </w:pict>
            </mc:Fallback>
          </mc:AlternateContent>
        </w:r>
        <w:r w:rsidR="42713D91">
          <w:rPr>
            <w:noProof/>
          </w:rPr>
          <w:drawing>
            <wp:inline distT="0" distB="0" distL="0" distR="0" wp14:anchorId="0CBEFA54" wp14:editId="4CB8232B">
              <wp:extent cx="2233930" cy="1836420"/>
              <wp:effectExtent l="0" t="0" r="0" b="0"/>
              <wp:docPr id="1122458490" name="Picture 1" descr="A screen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15174" b="504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33930" cy="1836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83C16F" w14:textId="09657DA1" w:rsidR="00586C55" w:rsidRPr="000B3470" w:rsidRDefault="00586C55" w:rsidP="6645AF17">
      <w:pPr>
        <w:rPr>
          <w:ins w:id="254" w:author="Walker, Austin (walk5700@vandals.uidaho.edu)" w:date="2024-10-25T19:36:00Z" w16du:dateUtc="2024-10-25T19:36:12Z"/>
        </w:rPr>
      </w:pPr>
    </w:p>
    <w:p w14:paraId="4498AB46" w14:textId="105E9F9B" w:rsidR="00586C55" w:rsidRPr="000B3470" w:rsidRDefault="29588771" w:rsidP="6645AF17">
      <w:pPr>
        <w:rPr>
          <w:ins w:id="255" w:author="Walker, Austin (walk5700@vandals.uidaho.edu)" w:date="2024-10-25T20:09:00Z" w16du:dateUtc="2024-10-25T20:09:15Z"/>
        </w:rPr>
      </w:pPr>
      <w:commentRangeStart w:id="256"/>
      <w:ins w:id="257" w:author="Walker, Austin (walk5700@vandals.uidaho.edu)" w:date="2024-10-25T20:09:00Z">
        <w:r>
          <w:t>For the oral exam you will need at least one scene.</w:t>
        </w:r>
      </w:ins>
      <w:commentRangeEnd w:id="256"/>
      <w:r w:rsidR="008054C7">
        <w:rPr>
          <w:rStyle w:val="CommentReference"/>
        </w:rPr>
        <w:commentReference w:id="256"/>
      </w:r>
    </w:p>
    <w:p w14:paraId="5DB9E159" w14:textId="474AC1C7" w:rsidR="00586C55" w:rsidRPr="000B3470" w:rsidRDefault="00586C55" w:rsidP="6645AF17">
      <w:pPr>
        <w:rPr>
          <w:ins w:id="258" w:author="Walker, Austin (walk5700@vandals.uidaho.edu)" w:date="2024-10-25T20:09:00Z" w16du:dateUtc="2024-10-25T20:09:15Z"/>
        </w:rPr>
      </w:pPr>
    </w:p>
    <w:p w14:paraId="3330CA9D" w14:textId="177660B2" w:rsidR="00586C55" w:rsidRPr="000B3470" w:rsidRDefault="24994B9B">
      <w:pPr>
        <w:rPr>
          <w:ins w:id="259" w:author="Walker, Austin (walk5700@vandals.uidaho.edu)" w:date="2024-10-25T19:36:00Z" w16du:dateUtc="2024-10-25T19:36:57Z"/>
        </w:rPr>
        <w:pPrChange w:id="260" w:author="Walker, Austin (walk5700@vandals.uidaho.edu)" w:date="2024-10-25T19:35:00Z" w16du:dateUtc="2024-10-24T00:00:00Z">
          <w:pPr>
            <w:pStyle w:val="Heading2"/>
            <w:ind w:left="720"/>
          </w:pPr>
        </w:pPrChange>
      </w:pPr>
      <w:ins w:id="261" w:author="Walker, Austin (walk5700@vandals.uidaho.edu)" w:date="2024-10-25T19:35:00Z">
        <w:r>
          <w:t>More info about scenes can be found at</w:t>
        </w:r>
      </w:ins>
      <w:ins w:id="262" w:author="Walker, Austin (walk5700@vandals.uidaho.edu)" w:date="2024-10-25T19:36:00Z" w16du:dateUtc="2024-10-24T01:12:00Z">
        <w:r w:rsidR="7E8AF210">
          <w:t>:</w:t>
        </w:r>
      </w:ins>
    </w:p>
    <w:p w14:paraId="683BDD94" w14:textId="783BD06E" w:rsidR="00586C55" w:rsidRPr="000B3470" w:rsidRDefault="008054C7">
      <w:pPr>
        <w:ind w:left="720"/>
        <w:rPr>
          <w:ins w:id="263" w:author="Walker, Austin (walk5700@vandals.uidaho.edu)" w:date="2024-10-22T22:09:00Z" w16du:dateUtc="2024-10-23T05:09:00Z"/>
        </w:rPr>
        <w:pPrChange w:id="264" w:author="Walker, Austin (walk5700@vandals.uidaho.edu)" w:date="2024-10-23T17:00:00Z" w16du:dateUtc="2024-10-24T00:00:00Z">
          <w:pPr>
            <w:pStyle w:val="Heading2"/>
          </w:pPr>
        </w:pPrChange>
      </w:pPr>
      <w:ins w:id="265" w:author="Walker, Austin (walk5700@vandals.uidaho.edu)" w:date="2024-10-25T19:45:00Z">
        <w:r>
          <w:fldChar w:fldCharType="begin"/>
        </w:r>
        <w:r>
          <w:instrText xml:space="preserve">HYPERLINK "https://docs.godotengine.org/en/stable/getting_started/step_by_step/nodes_and_scenes.html" </w:instrText>
        </w:r>
        <w:r>
          <w:fldChar w:fldCharType="separate"/>
        </w:r>
        <w:r w:rsidR="3503CE91" w:rsidRPr="6645AF17">
          <w:rPr>
            <w:rStyle w:val="Hyperlink"/>
          </w:rPr>
          <w:t>Godot Scenes and Nodes Documentation</w:t>
        </w:r>
        <w:r>
          <w:fldChar w:fldCharType="end"/>
        </w:r>
      </w:ins>
    </w:p>
    <w:p w14:paraId="303D4E4C" w14:textId="0430897F" w:rsidR="6645AF17" w:rsidRDefault="6645AF17">
      <w:pPr>
        <w:pStyle w:val="ListParagraph"/>
        <w:rPr>
          <w:ins w:id="266" w:author="Walker, Austin (walk5700@vandals.uidaho.edu)" w:date="2024-10-22T22:09:00Z" w16du:dateUtc="2024-10-23T05:09:00Z"/>
          <w:rStyle w:val="Hyperlink"/>
        </w:rPr>
        <w:pPrChange w:id="267" w:author="Walker, Austin (walk5700@vandals.uidaho.edu)" w:date="2024-10-25T19:43:00Z">
          <w:pPr/>
        </w:pPrChange>
      </w:pPr>
    </w:p>
    <w:p w14:paraId="7F2806C3" w14:textId="54925338" w:rsidR="000F66A5" w:rsidRDefault="000F66A5" w:rsidP="00CA70A4">
      <w:pPr>
        <w:pStyle w:val="Heading1"/>
        <w:rPr>
          <w:ins w:id="268" w:author="Walker, Austin (walk5700@vandals.uidaho.edu)" w:date="2024-10-22T21:27:00Z" w16du:dateUtc="2024-10-23T04:27:00Z"/>
        </w:rPr>
      </w:pPr>
      <w:bookmarkStart w:id="269" w:name="_Toc180780979"/>
      <w:ins w:id="270" w:author="Walker, Austin (walk5700@vandals.uidaho.edu)" w:date="2024-10-22T21:18:00Z" w16du:dateUtc="2024-10-23T04:18:00Z">
        <w:r>
          <w:t>Documentation</w:t>
        </w:r>
      </w:ins>
      <w:bookmarkEnd w:id="269"/>
    </w:p>
    <w:p w14:paraId="6F567B58" w14:textId="727E31D1" w:rsidR="00537C9E" w:rsidRDefault="005944C4">
      <w:pPr>
        <w:rPr>
          <w:ins w:id="271" w:author="Walker, Austin (walk5700@vandals.uidaho.edu)" w:date="2024-10-23T19:04:00Z" w16du:dateUtc="2024-10-24T02:04:00Z"/>
        </w:rPr>
      </w:pPr>
      <w:ins w:id="272" w:author="Walker, Austin (walk5700@vandals.uidaho.edu)" w:date="2024-10-23T18:47:00Z" w16du:dateUtc="2024-10-24T01:47:00Z">
        <w:r>
          <w:t>All</w:t>
        </w:r>
        <w:r w:rsidR="00D32016">
          <w:t xml:space="preserve"> C# and </w:t>
        </w:r>
        <w:proofErr w:type="spellStart"/>
        <w:r w:rsidR="00D32016">
          <w:t>GDScript</w:t>
        </w:r>
      </w:ins>
      <w:proofErr w:type="spellEnd"/>
      <w:ins w:id="273" w:author="Walker, Austin (walk5700@vandals.uidaho.edu)" w:date="2024-10-23T18:48:00Z" w16du:dateUtc="2024-10-24T01:48:00Z">
        <w:r w:rsidR="00D32016">
          <w:t xml:space="preserve"> files, classes, and functions should have comments. Make sure </w:t>
        </w:r>
      </w:ins>
      <w:ins w:id="274" w:author="Walker, Austin (walk5700@vandals.uidaho.edu)" w:date="2024-10-23T18:54:00Z" w16du:dateUtc="2024-10-24T01:54:00Z">
        <w:r w:rsidR="00477EB3">
          <w:t xml:space="preserve">these comments </w:t>
        </w:r>
      </w:ins>
      <w:ins w:id="275" w:author="Walker, Austin (walk5700@vandals.uidaho.edu)" w:date="2024-10-23T18:48:00Z" w16du:dateUtc="2024-10-24T01:48:00Z">
        <w:r w:rsidR="00D32016">
          <w:t xml:space="preserve">follow the documentation standards </w:t>
        </w:r>
        <w:r w:rsidR="00537C9E">
          <w:t>provided in the coding standards document.</w:t>
        </w:r>
      </w:ins>
    </w:p>
    <w:p w14:paraId="483B8A10" w14:textId="77777777" w:rsidR="00401135" w:rsidRDefault="00401135">
      <w:pPr>
        <w:rPr>
          <w:ins w:id="276" w:author="Walker, Austin (walk5700@vandals.uidaho.edu)" w:date="2024-10-23T18:48:00Z" w16du:dateUtc="2024-10-24T01:48:00Z"/>
        </w:rPr>
      </w:pPr>
    </w:p>
    <w:p w14:paraId="58BF936B" w14:textId="342F0332" w:rsidR="00537C9E" w:rsidRDefault="5C5AF39E">
      <w:pPr>
        <w:rPr>
          <w:ins w:id="277" w:author="Walker, Austin (walk5700@vandals.uidaho.edu)" w:date="2024-10-23T18:49:00Z" w16du:dateUtc="2024-10-24T01:49:00Z"/>
        </w:rPr>
      </w:pPr>
      <w:ins w:id="278" w:author="Walker, Austin (walk5700@vandals.uidaho.edu)" w:date="2024-10-23T19:02:00Z">
        <w:r>
          <w:t>For the oral exam</w:t>
        </w:r>
      </w:ins>
      <w:ins w:id="279" w:author="Walker, Austin (walk5700@vandals.uidaho.edu)" w:date="2024-10-23T19:03:00Z">
        <w:r w:rsidR="35F07715">
          <w:t xml:space="preserve"> you </w:t>
        </w:r>
      </w:ins>
      <w:ins w:id="280" w:author="Walker, Austin (walk5700@vandals.uidaho.edu)" w:date="2024-10-25T20:05:00Z">
        <w:r w:rsidR="69D2E67C">
          <w:t xml:space="preserve">will need to have at least one scene that has good documentation in a separate readme file, and </w:t>
        </w:r>
      </w:ins>
      <w:ins w:id="281" w:author="Walker, Austin (walk5700@vandals.uidaho.edu)" w:date="2024-10-23T19:03:00Z">
        <w:r w:rsidR="35F07715">
          <w:t>should be able to answer:</w:t>
        </w:r>
      </w:ins>
    </w:p>
    <w:p w14:paraId="1AC0D2A0" w14:textId="46CE8A2E" w:rsidR="00E01933" w:rsidRDefault="00E01933" w:rsidP="00E01933">
      <w:pPr>
        <w:pStyle w:val="ListParagraph"/>
        <w:numPr>
          <w:ilvl w:val="0"/>
          <w:numId w:val="12"/>
        </w:numPr>
        <w:rPr>
          <w:ins w:id="282" w:author="Walker, Austin (walk5700@vandals.uidaho.edu)" w:date="2024-10-23T18:49:00Z" w16du:dateUtc="2024-10-24T01:49:00Z"/>
        </w:rPr>
      </w:pPr>
      <w:ins w:id="283" w:author="Walker, Austin (walk5700@vandals.uidaho.edu)" w:date="2024-10-23T18:49:00Z" w16du:dateUtc="2024-10-24T01:49:00Z">
        <w:r>
          <w:t>What question are you answering with your documentation?</w:t>
        </w:r>
      </w:ins>
    </w:p>
    <w:p w14:paraId="70EB89CC" w14:textId="18FAB4CC" w:rsidR="00E01933" w:rsidRPr="00CE4C4A" w:rsidRDefault="00E01933">
      <w:pPr>
        <w:pStyle w:val="ListParagraph"/>
        <w:numPr>
          <w:ilvl w:val="0"/>
          <w:numId w:val="12"/>
        </w:numPr>
        <w:rPr>
          <w:ins w:id="284" w:author="Walker, Austin (walk5700@vandals.uidaho.edu)" w:date="2024-10-22T21:18:00Z" w16du:dateUtc="2024-10-23T04:18:00Z"/>
        </w:rPr>
        <w:pPrChange w:id="285" w:author="Walker, Austin (walk5700@vandals.uidaho.edu)" w:date="2024-10-23T18:49:00Z" w16du:dateUtc="2024-10-24T01:49:00Z">
          <w:pPr>
            <w:pStyle w:val="Heading1"/>
          </w:pPr>
        </w:pPrChange>
      </w:pPr>
      <w:ins w:id="286" w:author="Walker, Austin (walk5700@vandals.uidaho.edu)" w:date="2024-10-23T18:49:00Z" w16du:dateUtc="2024-10-24T01:49:00Z">
        <w:r>
          <w:t xml:space="preserve">Who is the intended audience for </w:t>
        </w:r>
        <w:r w:rsidR="0066691F">
          <w:t>this qu</w:t>
        </w:r>
      </w:ins>
      <w:ins w:id="287" w:author="Walker, Austin (walk5700@vandals.uidaho.edu)" w:date="2024-10-23T18:50:00Z" w16du:dateUtc="2024-10-24T01:50:00Z">
        <w:r w:rsidR="0066691F">
          <w:t>estion?</w:t>
        </w:r>
      </w:ins>
    </w:p>
    <w:p w14:paraId="62AAFB28" w14:textId="77777777" w:rsidR="000F66A5" w:rsidRDefault="000F66A5" w:rsidP="00CA70A4">
      <w:pPr>
        <w:pStyle w:val="Heading1"/>
        <w:rPr>
          <w:ins w:id="288" w:author="Walker, Austin (walk5700@vandals.uidaho.edu)" w:date="2024-10-22T21:27:00Z" w16du:dateUtc="2024-10-23T04:27:00Z"/>
        </w:rPr>
      </w:pPr>
      <w:bookmarkStart w:id="289" w:name="_Toc180780980"/>
      <w:ins w:id="290" w:author="Walker, Austin (walk5700@vandals.uidaho.edu)" w:date="2024-10-22T21:18:00Z" w16du:dateUtc="2024-10-23T04:18:00Z">
        <w:r>
          <w:t>Test Plan</w:t>
        </w:r>
      </w:ins>
      <w:bookmarkEnd w:id="289"/>
    </w:p>
    <w:p w14:paraId="7C8B448D" w14:textId="08CFA04C" w:rsidR="00CE4C4A" w:rsidRDefault="62BAFA1D">
      <w:pPr>
        <w:rPr>
          <w:ins w:id="291" w:author="Walker, Austin (walk5700@vandals.uidaho.edu)" w:date="2024-10-23T19:04:00Z" w16du:dateUtc="2024-10-24T02:04:00Z"/>
        </w:rPr>
      </w:pPr>
      <w:ins w:id="292" w:author="Walker, Austin (walk5700@vandals.uidaho.edu)" w:date="2024-10-23T18:56:00Z">
        <w:r>
          <w:t xml:space="preserve">All features need a comprehensive test plan implemented </w:t>
        </w:r>
        <w:r w:rsidR="27C0DE85">
          <w:t xml:space="preserve">for them. To do </w:t>
        </w:r>
      </w:ins>
      <w:ins w:id="293" w:author="Walker, Austin (walk5700@vandals.uidaho.edu)" w:date="2024-10-25T20:14:00Z">
        <w:r w:rsidR="15DACBAB">
          <w:t>this,</w:t>
        </w:r>
      </w:ins>
      <w:ins w:id="294" w:author="Walker, Austin (walk5700@vandals.uidaho.edu)" w:date="2024-10-23T18:56:00Z">
        <w:r w:rsidR="27C0DE85">
          <w:t xml:space="preserve"> provide at least one test case for every non-trivial function.</w:t>
        </w:r>
        <w:r w:rsidR="2CA4E0BA">
          <w:t xml:space="preserve"> </w:t>
        </w:r>
      </w:ins>
      <w:ins w:id="295" w:author="Walker, Austin (walk5700@vandals.uidaho.edu)" w:date="2024-10-23T18:57:00Z">
        <w:r w:rsidR="2CA4E0BA">
          <w:t xml:space="preserve">Each test plan will </w:t>
        </w:r>
      </w:ins>
      <w:ins w:id="296" w:author="Walker, Austin (walk5700@vandals.uidaho.edu)" w:date="2024-10-25T20:15:00Z">
        <w:r w:rsidR="64AD998D">
          <w:t>need</w:t>
        </w:r>
      </w:ins>
      <w:ins w:id="297" w:author="Walker, Austin (walk5700@vandals.uidaho.edu)" w:date="2024-10-23T18:57:00Z">
        <w:r w:rsidR="2CA4E0BA">
          <w:t xml:space="preserve"> 1 stress test and </w:t>
        </w:r>
      </w:ins>
      <w:ins w:id="298" w:author="Walker, Austin (walk5700@vandals.uidaho.edu)" w:date="2024-10-25T20:14:00Z">
        <w:r w:rsidR="78DB5330">
          <w:t>30-unit</w:t>
        </w:r>
      </w:ins>
      <w:ins w:id="299" w:author="Walker, Austin (walk5700@vandals.uidaho.edu)" w:date="2024-10-23T18:57:00Z">
        <w:r w:rsidR="2CA4E0BA">
          <w:t xml:space="preserve"> tests.</w:t>
        </w:r>
      </w:ins>
    </w:p>
    <w:p w14:paraId="6D0D2495" w14:textId="77777777" w:rsidR="00401135" w:rsidRDefault="00401135">
      <w:pPr>
        <w:rPr>
          <w:ins w:id="300" w:author="Walker, Austin (walk5700@vandals.uidaho.edu)" w:date="2024-10-23T18:57:00Z" w16du:dateUtc="2024-10-24T01:57:00Z"/>
        </w:rPr>
      </w:pPr>
    </w:p>
    <w:p w14:paraId="3D473C0D" w14:textId="7C3749EB" w:rsidR="007D299D" w:rsidRDefault="36C6C012" w:rsidP="007D299D">
      <w:pPr>
        <w:rPr>
          <w:ins w:id="301" w:author="Walker, Austin (walk5700@vandals.uidaho.edu)" w:date="2024-10-23T19:03:00Z" w16du:dateUtc="2024-10-24T02:03:00Z"/>
        </w:rPr>
      </w:pPr>
      <w:ins w:id="302" w:author="Walker, Austin (walk5700@vandals.uidaho.edu)" w:date="2024-10-23T18:59:00Z">
        <w:r>
          <w:t xml:space="preserve">For the oral </w:t>
        </w:r>
      </w:ins>
      <w:ins w:id="303" w:author="Walker, Austin (walk5700@vandals.uidaho.edu)" w:date="2024-10-23T19:02:00Z">
        <w:r w:rsidR="518D6F2B">
          <w:t>exam</w:t>
        </w:r>
        <w:r w:rsidR="5C5AF39E">
          <w:t xml:space="preserve"> you should </w:t>
        </w:r>
      </w:ins>
      <w:ins w:id="304" w:author="Walker, Austin (walk5700@vandals.uidaho.edu)" w:date="2024-10-25T20:05:00Z">
        <w:r w:rsidR="7965658B">
          <w:t xml:space="preserve">have completed this test plan and </w:t>
        </w:r>
      </w:ins>
      <w:ins w:id="305" w:author="Walker, Austin (walk5700@vandals.uidaho.edu)" w:date="2024-10-23T19:02:00Z">
        <w:r w:rsidR="5C5AF39E">
          <w:t>be able to answer</w:t>
        </w:r>
      </w:ins>
      <w:ins w:id="306" w:author="Walker, Austin (walk5700@vandals.uidaho.edu)" w:date="2024-10-23T19:03:00Z">
        <w:r w:rsidR="35F07715">
          <w:t>:</w:t>
        </w:r>
      </w:ins>
    </w:p>
    <w:p w14:paraId="3E262EC3" w14:textId="74139DB1" w:rsidR="007164A9" w:rsidRDefault="007164A9" w:rsidP="007164A9">
      <w:pPr>
        <w:pStyle w:val="ListParagraph"/>
        <w:numPr>
          <w:ilvl w:val="0"/>
          <w:numId w:val="12"/>
        </w:numPr>
        <w:rPr>
          <w:ins w:id="307" w:author="Walker, Austin (walk5700@vandals.uidaho.edu)" w:date="2024-10-23T19:03:00Z" w16du:dateUtc="2024-10-24T02:03:00Z"/>
        </w:rPr>
      </w:pPr>
      <w:ins w:id="308" w:author="Walker, Austin (walk5700@vandals.uidaho.edu)" w:date="2024-10-23T19:03:00Z" w16du:dateUtc="2024-10-24T02:03:00Z">
        <w:r>
          <w:t>What are you testing?</w:t>
        </w:r>
      </w:ins>
    </w:p>
    <w:p w14:paraId="2B5F4C73" w14:textId="651A31FE" w:rsidR="007164A9" w:rsidRPr="00CE4C4A" w:rsidRDefault="35F07715" w:rsidP="00BA7A28">
      <w:pPr>
        <w:pStyle w:val="ListParagraph"/>
        <w:numPr>
          <w:ilvl w:val="0"/>
          <w:numId w:val="13"/>
        </w:numPr>
        <w:rPr>
          <w:ins w:id="309" w:author="Walker, Austin (walk5700@vandals.uidaho.edu)" w:date="2024-10-25T20:12:00Z" w16du:dateUtc="2024-10-25T20:12:50Z"/>
        </w:rPr>
        <w:pPrChange w:id="310" w:author="Walker, Austin (walk5700@vandals.uidaho.edu)" w:date="2024-10-25T20:25:00Z" w16du:dateUtc="2024-10-26T03:25:00Z">
          <w:pPr>
            <w:pStyle w:val="Heading1"/>
          </w:pPr>
        </w:pPrChange>
      </w:pPr>
      <w:ins w:id="311" w:author="Walker, Austin (walk5700@vandals.uidaho.edu)" w:date="2024-10-23T19:03:00Z">
        <w:r>
          <w:lastRenderedPageBreak/>
          <w:t>Why did you choose these tests?</w:t>
        </w:r>
      </w:ins>
    </w:p>
    <w:p w14:paraId="7B2DA92C" w14:textId="65C095D2" w:rsidR="7AFD505A" w:rsidRDefault="7AFD505A" w:rsidP="00BA7A28">
      <w:pPr>
        <w:pStyle w:val="ListParagraph"/>
        <w:numPr>
          <w:ilvl w:val="0"/>
          <w:numId w:val="13"/>
        </w:numPr>
        <w:rPr>
          <w:ins w:id="312" w:author="Walker, Austin (walk5700@vandals.uidaho.edu)" w:date="2024-10-22T21:18:00Z" w16du:dateUtc="2024-10-23T04:18:00Z"/>
        </w:rPr>
        <w:pPrChange w:id="313" w:author="Walker, Austin (walk5700@vandals.uidaho.edu)" w:date="2024-10-25T20:25:00Z" w16du:dateUtc="2024-10-26T03:25:00Z">
          <w:pPr/>
        </w:pPrChange>
      </w:pPr>
      <w:ins w:id="314" w:author="Walker, Austin (walk5700@vandals.uidaho.edu)" w:date="2024-10-25T20:13:00Z">
        <w:r>
          <w:t>Either explain an exa</w:t>
        </w:r>
      </w:ins>
      <w:ins w:id="315" w:author="Walker, Austin (walk5700@vandals.uidaho.edu)" w:date="2024-10-25T20:14:00Z">
        <w:r>
          <w:t>mple of when a test case later found a bug in you</w:t>
        </w:r>
        <w:r w:rsidR="09E71A31">
          <w:t>r</w:t>
        </w:r>
        <w:r>
          <w:t xml:space="preserve"> code by things a teammate added later or why you chose a test case </w:t>
        </w:r>
        <w:r w:rsidR="13D0A452">
          <w:t>so a teammate would know if they broke your code.</w:t>
        </w:r>
      </w:ins>
    </w:p>
    <w:p w14:paraId="7C696BA7" w14:textId="77777777" w:rsidR="000F66A5" w:rsidRDefault="000F66A5" w:rsidP="00CA70A4">
      <w:pPr>
        <w:pStyle w:val="Heading1"/>
        <w:rPr>
          <w:ins w:id="316" w:author="Walker, Austin (walk5700@vandals.uidaho.edu)" w:date="2024-10-23T20:40:00Z" w16du:dateUtc="2024-10-24T03:40:00Z"/>
        </w:rPr>
      </w:pPr>
      <w:bookmarkStart w:id="317" w:name="_Toc180780981"/>
      <w:ins w:id="318" w:author="Walker, Austin (walk5700@vandals.uidaho.edu)" w:date="2024-10-22T21:18:00Z" w16du:dateUtc="2024-10-23T04:18:00Z">
        <w:r>
          <w:t>Static and Dynamic Binding</w:t>
        </w:r>
      </w:ins>
      <w:bookmarkEnd w:id="317"/>
    </w:p>
    <w:p w14:paraId="1E8FDAE2" w14:textId="2B644B71" w:rsidR="24C38224" w:rsidRDefault="24C38224">
      <w:pPr>
        <w:rPr>
          <w:ins w:id="319" w:author="Walker, Austin (walk5700@vandals.uidaho.edu)" w:date="2024-10-25T20:02:00Z" w16du:dateUtc="2024-10-25T20:02:03Z"/>
        </w:rPr>
      </w:pPr>
      <w:ins w:id="320" w:author="Walker, Austin (walk5700@vandals.uidaho.edu)" w:date="2024-10-25T20:01:00Z">
        <w:r>
          <w:t>For the oral exam you should be able to:</w:t>
        </w:r>
      </w:ins>
    </w:p>
    <w:p w14:paraId="5D64134B" w14:textId="2DDB5661" w:rsidR="24C38224" w:rsidRDefault="24C38224" w:rsidP="00BA7A28">
      <w:pPr>
        <w:pStyle w:val="ListParagraph"/>
        <w:numPr>
          <w:ilvl w:val="0"/>
          <w:numId w:val="14"/>
        </w:numPr>
        <w:rPr>
          <w:ins w:id="321" w:author="Walker, Austin (walk5700@vandals.uidaho.edu)" w:date="2024-10-25T20:03:00Z" w16du:dateUtc="2024-10-25T20:03:40Z"/>
        </w:rPr>
        <w:pPrChange w:id="322" w:author="Walker, Austin (walk5700@vandals.uidaho.edu)" w:date="2024-10-25T20:25:00Z" w16du:dateUtc="2024-10-26T03:25:00Z">
          <w:pPr/>
        </w:pPrChange>
      </w:pPr>
      <w:ins w:id="323" w:author="Walker, Austin (walk5700@vandals.uidaho.edu)" w:date="2024-10-25T20:02:00Z">
        <w:r>
          <w:t>Be able to</w:t>
        </w:r>
      </w:ins>
      <w:ins w:id="324" w:author="Walker, Austin (walk5700@vandals.uidaho.edu)" w:date="2024-10-25T20:03:00Z">
        <w:r>
          <w:t xml:space="preserve"> show a class in your code where there could be either static or dynamic binding.</w:t>
        </w:r>
      </w:ins>
    </w:p>
    <w:p w14:paraId="67A67FE1" w14:textId="75C2D092" w:rsidR="24C38224" w:rsidRDefault="24C38224" w:rsidP="00BA7A28">
      <w:pPr>
        <w:pStyle w:val="ListParagraph"/>
        <w:numPr>
          <w:ilvl w:val="0"/>
          <w:numId w:val="14"/>
        </w:numPr>
        <w:rPr>
          <w:ins w:id="325" w:author="Walker, Austin (walk5700@vandals.uidaho.edu)" w:date="2024-10-25T20:02:00Z" w16du:dateUtc="2024-10-25T20:02:07Z"/>
        </w:rPr>
        <w:pPrChange w:id="326" w:author="Walker, Austin (walk5700@vandals.uidaho.edu)" w:date="2024-10-25T20:25:00Z" w16du:dateUtc="2024-10-26T03:25:00Z">
          <w:pPr/>
        </w:pPrChange>
      </w:pPr>
      <w:ins w:id="327" w:author="Walker, Austin (walk5700@vandals.uidaho.edu)" w:date="2024-10-25T20:04:00Z">
        <w:r>
          <w:t xml:space="preserve">Write some mock code that would show </w:t>
        </w:r>
      </w:ins>
      <w:ins w:id="328" w:author="Walker, Austin (walk5700@vandals.uidaho.edu)" w:date="2024-10-25T20:06:00Z">
        <w:r w:rsidR="4960A629">
          <w:t xml:space="preserve">how you would set the static and dynamic type of the </w:t>
        </w:r>
      </w:ins>
      <w:ins w:id="329" w:author="Walker, Austin (walk5700@vandals.uidaho.edu)" w:date="2024-10-25T20:08:00Z">
        <w:r w:rsidR="0526F0FE">
          <w:t>variable and know which dynamically bound function gets called if the dynamic type gets changed.</w:t>
        </w:r>
      </w:ins>
    </w:p>
    <w:p w14:paraId="26A94045" w14:textId="0C7BE0F7" w:rsidR="6645AF17" w:rsidRDefault="6645AF17">
      <w:pPr>
        <w:rPr>
          <w:ins w:id="330" w:author="Walker, Austin (walk5700@vandals.uidaho.edu)" w:date="2024-10-25T19:43:00Z" w16du:dateUtc="2024-10-25T19:43:06Z"/>
        </w:rPr>
      </w:pPr>
    </w:p>
    <w:p w14:paraId="193FB501" w14:textId="2881F3D0" w:rsidR="4341767A" w:rsidRDefault="4341767A">
      <w:pPr>
        <w:rPr>
          <w:ins w:id="331" w:author="Walker, Austin (walk5700@vandals.uidaho.edu)" w:date="2024-10-25T19:43:00Z" w16du:dateUtc="2024-10-25T19:43:34Z"/>
        </w:rPr>
      </w:pPr>
      <w:ins w:id="332" w:author="Walker, Austin (walk5700@vandals.uidaho.edu)" w:date="2024-10-25T19:43:00Z">
        <w:r>
          <w:t>More information can be found at:</w:t>
        </w:r>
      </w:ins>
    </w:p>
    <w:p w14:paraId="37557D31" w14:textId="37C07C09" w:rsidR="4341767A" w:rsidRDefault="4341767A" w:rsidP="00BA7A28">
      <w:pPr>
        <w:pStyle w:val="ListParagraph"/>
        <w:numPr>
          <w:ilvl w:val="0"/>
          <w:numId w:val="15"/>
        </w:numPr>
        <w:rPr>
          <w:ins w:id="333" w:author="Walker, Austin (walk5700@vandals.uidaho.edu)" w:date="2024-10-25T19:44:00Z" w16du:dateUtc="2024-10-25T19:44:24Z"/>
          <w:rStyle w:val="Hyperlink"/>
        </w:rPr>
        <w:pPrChange w:id="334" w:author="Walker, Austin (walk5700@vandals.uidaho.edu)" w:date="2024-10-25T20:25:00Z" w16du:dateUtc="2024-10-26T03:25:00Z">
          <w:pPr/>
        </w:pPrChange>
      </w:pPr>
      <w:ins w:id="335" w:author="Walker, Austin (walk5700@vandals.uidaho.edu)" w:date="2024-10-25T19:44:00Z">
        <w:r>
          <w:fldChar w:fldCharType="begin"/>
        </w:r>
        <w:r>
          <w:instrText xml:space="preserve">HYPERLINK "https://vandalsuidaho-my.sharepoint.com/personal/jbeeston_uidaho_edu/_layouts/15/stream.aspx?UniqueId=692d7f0e%2Dcf02%2D5014%2D3432%2D7e08954b134b&amp;Translate=false&amp;referrer=StreamWebApp%2EWeb&amp;referrerScenario=AddressBarCopied%2Eview%2Ec39ff92c%2Dcf70%2D4c15%2Da069%2D04344d2d3957" </w:instrText>
        </w:r>
        <w:r>
          <w:fldChar w:fldCharType="separate"/>
        </w:r>
        <w:r w:rsidRPr="6645AF17">
          <w:rPr>
            <w:rStyle w:val="Hyperlink"/>
          </w:rPr>
          <w:t>Dr. BC's Dynamic Binding Video</w:t>
        </w:r>
        <w:r>
          <w:fldChar w:fldCharType="end"/>
        </w:r>
      </w:ins>
    </w:p>
    <w:p w14:paraId="46836C74" w14:textId="6AA98BDF" w:rsidR="30A51E2E" w:rsidRDefault="30A51E2E" w:rsidP="00BA7A28">
      <w:pPr>
        <w:pStyle w:val="ListParagraph"/>
        <w:numPr>
          <w:ilvl w:val="0"/>
          <w:numId w:val="15"/>
        </w:numPr>
        <w:rPr>
          <w:ins w:id="336" w:author="Walker, Austin (walk5700@vandals.uidaho.edu)" w:date="2024-10-22T21:27:00Z" w16du:dateUtc="2024-10-23T04:27:00Z"/>
        </w:rPr>
        <w:pPrChange w:id="337" w:author="Walker, Austin (walk5700@vandals.uidaho.edu)" w:date="2024-10-25T20:25:00Z" w16du:dateUtc="2024-10-26T03:25:00Z">
          <w:pPr/>
        </w:pPrChange>
      </w:pPr>
      <w:ins w:id="338" w:author="Walker, Austin (walk5700@vandals.uidaho.edu)" w:date="2024-10-25T19:46:00Z">
        <w:r>
          <w:fldChar w:fldCharType="begin"/>
        </w:r>
        <w:r>
          <w:instrText xml:space="preserve">HYPERLINK "https://vandalsuidaho-my.sharepoint.com/personal/jbeeston_uidaho_edu/_layouts/15/onedrive.aspx?id=%2Fpersonal%2Fjbeeston%5Fuidaho%5Fedu%2FDocuments%2FCS383%2FSlides%2F10%5FStaticAndDynamicTypes%2Epdf&amp;parent=%2Fpersonal%2Fjbeeston%5Fuidaho%5Fedu%2FDocuments%2FCS383%2FSlides&amp;ga=1" </w:instrText>
        </w:r>
        <w:r>
          <w:fldChar w:fldCharType="separate"/>
        </w:r>
        <w:r w:rsidRPr="6645AF17">
          <w:rPr>
            <w:rStyle w:val="Hyperlink"/>
          </w:rPr>
          <w:t>Dr. BC's Dynamic Binding Lecture Slides</w:t>
        </w:r>
        <w:r>
          <w:fldChar w:fldCharType="end"/>
        </w:r>
      </w:ins>
    </w:p>
    <w:p w14:paraId="59ECFC36" w14:textId="37C54A49" w:rsidR="007F2936" w:rsidRDefault="007F2936" w:rsidP="00CA70A4">
      <w:pPr>
        <w:pStyle w:val="Heading1"/>
        <w:rPr>
          <w:ins w:id="339" w:author="Walker, Austin (walk5700@vandals.uidaho.edu)" w:date="2024-10-22T21:27:00Z" w16du:dateUtc="2024-10-23T04:27:00Z"/>
        </w:rPr>
      </w:pPr>
      <w:bookmarkStart w:id="340" w:name="_Toc180780982"/>
      <w:ins w:id="341" w:author="Walker, Austin (walk5700@vandals.uidaho.edu)" w:date="2024-10-22T21:16:00Z" w16du:dateUtc="2024-10-23T04:16:00Z">
        <w:r>
          <w:t>Patte</w:t>
        </w:r>
        <w:r w:rsidR="00C16D80">
          <w:t>rns</w:t>
        </w:r>
      </w:ins>
      <w:bookmarkEnd w:id="340"/>
    </w:p>
    <w:p w14:paraId="115E7A68" w14:textId="77777777" w:rsidR="00CE4C4A" w:rsidRPr="00CE4C4A" w:rsidRDefault="00CE4C4A">
      <w:pPr>
        <w:rPr>
          <w:ins w:id="342" w:author="Walker, Austin (walk5700@vandals.uidaho.edu)" w:date="2024-10-25T19:46:00Z" w16du:dateUtc="2024-10-25T19:46:48Z"/>
        </w:rPr>
        <w:pPrChange w:id="343" w:author="Walker, Austin (walk5700@vandals.uidaho.edu)" w:date="2024-10-22T21:27:00Z" w16du:dateUtc="2024-10-23T04:27:00Z">
          <w:pPr>
            <w:pStyle w:val="Heading1"/>
          </w:pPr>
        </w:pPrChange>
      </w:pPr>
    </w:p>
    <w:p w14:paraId="054FBD02" w14:textId="73B1C536" w:rsidR="77AD0313" w:rsidRDefault="77AD0313">
      <w:pPr>
        <w:rPr>
          <w:ins w:id="344" w:author="Walker, Austin (walk5700@vandals.uidaho.edu)" w:date="2024-10-25T20:15:00Z" w16du:dateUtc="2024-10-25T20:15:45Z"/>
        </w:rPr>
      </w:pPr>
      <w:ins w:id="345" w:author="Walker, Austin (walk5700@vandals.uidaho.edu)" w:date="2024-10-25T20:08:00Z">
        <w:r>
          <w:t>For the oral exam you should be able to</w:t>
        </w:r>
      </w:ins>
      <w:ins w:id="346" w:author="Walker, Austin (walk5700@vandals.uidaho.edu)" w:date="2024-10-25T20:15:00Z">
        <w:r w:rsidR="77E1F32F">
          <w:t>:</w:t>
        </w:r>
      </w:ins>
    </w:p>
    <w:p w14:paraId="35633012" w14:textId="6B90530B" w:rsidR="77E1F32F" w:rsidRDefault="77E1F32F" w:rsidP="00BA7A28">
      <w:pPr>
        <w:pStyle w:val="ListParagraph"/>
        <w:numPr>
          <w:ilvl w:val="0"/>
          <w:numId w:val="16"/>
        </w:numPr>
        <w:rPr>
          <w:ins w:id="347" w:author="Walker, Austin (walk5700@vandals.uidaho.edu)" w:date="2024-10-25T20:16:00Z" w16du:dateUtc="2024-10-25T20:16:16Z"/>
        </w:rPr>
        <w:pPrChange w:id="348" w:author="Walker, Austin (walk5700@vandals.uidaho.edu)" w:date="2024-10-25T20:25:00Z" w16du:dateUtc="2024-10-26T03:25:00Z">
          <w:pPr/>
        </w:pPrChange>
      </w:pPr>
      <w:ins w:id="349" w:author="Walker, Austin (walk5700@vandals.uidaho.edu)" w:date="2024-10-25T20:15:00Z">
        <w:r>
          <w:t xml:space="preserve">Name </w:t>
        </w:r>
      </w:ins>
      <w:ins w:id="350" w:author="Walker, Austin (walk5700@vandals.uidaho.edu)" w:date="2024-10-25T20:16:00Z">
        <w:r>
          <w:t>the pattern</w:t>
        </w:r>
      </w:ins>
      <w:ins w:id="351" w:author="Walker, Austin (walk5700@vandals.uidaho.edu)" w:date="2024-10-25T20:17:00Z">
        <w:r>
          <w:t xml:space="preserve"> (or patterns if you chose 2 small patt</w:t>
        </w:r>
        <w:r w:rsidR="1BBCB802">
          <w:t>erns)</w:t>
        </w:r>
      </w:ins>
      <w:ins w:id="352" w:author="Walker, Austin (walk5700@vandals.uidaho.edu)" w:date="2024-10-25T20:16:00Z">
        <w:r>
          <w:t xml:space="preserve"> you used</w:t>
        </w:r>
      </w:ins>
    </w:p>
    <w:p w14:paraId="1DC27A6F" w14:textId="581FA03E" w:rsidR="77E1F32F" w:rsidRDefault="77E1F32F" w:rsidP="00BA7A28">
      <w:pPr>
        <w:pStyle w:val="ListParagraph"/>
        <w:numPr>
          <w:ilvl w:val="0"/>
          <w:numId w:val="16"/>
        </w:numPr>
        <w:rPr>
          <w:ins w:id="353" w:author="Walker, Austin (walk5700@vandals.uidaho.edu)" w:date="2024-10-25T20:16:00Z" w16du:dateUtc="2024-10-25T20:16:25Z"/>
        </w:rPr>
        <w:pPrChange w:id="354" w:author="Walker, Austin (walk5700@vandals.uidaho.edu)" w:date="2024-10-25T20:25:00Z" w16du:dateUtc="2024-10-26T03:25:00Z">
          <w:pPr/>
        </w:pPrChange>
      </w:pPr>
      <w:ins w:id="355" w:author="Walker, Austin (walk5700@vandals.uidaho.edu)" w:date="2024-10-25T20:16:00Z">
        <w:r>
          <w:t>Explain why you chose the pattern</w:t>
        </w:r>
      </w:ins>
    </w:p>
    <w:p w14:paraId="62DD14F3" w14:textId="7E3ED27E" w:rsidR="77E1F32F" w:rsidRDefault="77E1F32F" w:rsidP="00BA7A28">
      <w:pPr>
        <w:pStyle w:val="ListParagraph"/>
        <w:numPr>
          <w:ilvl w:val="0"/>
          <w:numId w:val="16"/>
        </w:numPr>
        <w:rPr>
          <w:ins w:id="356" w:author="Walker, Austin (walk5700@vandals.uidaho.edu)" w:date="2024-10-25T20:16:00Z" w16du:dateUtc="2024-10-25T20:16:32Z"/>
        </w:rPr>
        <w:pPrChange w:id="357" w:author="Walker, Austin (walk5700@vandals.uidaho.edu)" w:date="2024-10-25T20:25:00Z" w16du:dateUtc="2024-10-26T03:25:00Z">
          <w:pPr/>
        </w:pPrChange>
      </w:pPr>
      <w:ins w:id="358" w:author="Walker, Austin (walk5700@vandals.uidaho.edu)" w:date="2024-10-25T20:16:00Z">
        <w:r>
          <w:t>Draw a class diagram of the pattern</w:t>
        </w:r>
      </w:ins>
    </w:p>
    <w:p w14:paraId="6AB63273" w14:textId="3A33F87E" w:rsidR="77E1F32F" w:rsidRDefault="77E1F32F" w:rsidP="00BA7A28">
      <w:pPr>
        <w:pStyle w:val="ListParagraph"/>
        <w:numPr>
          <w:ilvl w:val="0"/>
          <w:numId w:val="16"/>
        </w:numPr>
        <w:rPr>
          <w:ins w:id="359" w:author="Walker, Austin (walk5700@vandals.uidaho.edu)" w:date="2024-10-25T20:08:00Z" w16du:dateUtc="2024-10-25T20:08:47Z"/>
        </w:rPr>
        <w:pPrChange w:id="360" w:author="Walker, Austin (walk5700@vandals.uidaho.edu)" w:date="2024-10-25T20:25:00Z" w16du:dateUtc="2024-10-26T03:25:00Z">
          <w:pPr/>
        </w:pPrChange>
      </w:pPr>
      <w:ins w:id="361" w:author="Walker, Austin (walk5700@vandals.uidaho.edu)" w:date="2024-10-25T20:16:00Z">
        <w:r>
          <w:t>Explain situations where this pattern would be a bad choice</w:t>
        </w:r>
      </w:ins>
    </w:p>
    <w:p w14:paraId="29FF9396" w14:textId="18CEB66E" w:rsidR="5B80D0BF" w:rsidRDefault="5B80D0BF">
      <w:pPr>
        <w:rPr>
          <w:ins w:id="362" w:author="Walker, Austin (walk5700@vandals.uidaho.edu)" w:date="2024-10-25T19:47:00Z" w16du:dateUtc="2024-10-25T19:47:01Z"/>
        </w:rPr>
      </w:pPr>
      <w:ins w:id="363" w:author="Walker, Austin (walk5700@vandals.uidaho.edu)" w:date="2024-10-25T19:46:00Z">
        <w:r>
          <w:t>More Information can be found at:</w:t>
        </w:r>
      </w:ins>
    </w:p>
    <w:p w14:paraId="57C81436" w14:textId="432D193D" w:rsidR="5E7D9F7C" w:rsidRDefault="5E7D9F7C" w:rsidP="00BA7A28">
      <w:pPr>
        <w:pStyle w:val="ListParagraph"/>
        <w:numPr>
          <w:ilvl w:val="0"/>
          <w:numId w:val="17"/>
        </w:numPr>
        <w:rPr>
          <w:ins w:id="364" w:author="Walker, Austin (walk5700@vandals.uidaho.edu)" w:date="2024-10-25T19:49:00Z" w16du:dateUtc="2024-10-25T19:49:00Z"/>
          <w:rStyle w:val="Hyperlink"/>
        </w:rPr>
        <w:pPrChange w:id="365" w:author="Walker, Austin (walk5700@vandals.uidaho.edu)" w:date="2024-10-25T20:26:00Z" w16du:dateUtc="2024-10-26T03:26:00Z">
          <w:pPr/>
        </w:pPrChange>
      </w:pPr>
      <w:ins w:id="366" w:author="Walker, Austin (walk5700@vandals.uidaho.edu)" w:date="2024-10-25T19:48:00Z">
        <w:r>
          <w:fldChar w:fldCharType="begin"/>
        </w:r>
        <w:r>
          <w:instrText xml:space="preserve">HYPERLINK "https://sourcemaking.com/design_patterns" </w:instrText>
        </w:r>
        <w:r>
          <w:fldChar w:fldCharType="separate"/>
        </w:r>
        <w:r w:rsidRPr="6645AF17">
          <w:rPr>
            <w:rStyle w:val="Hyperlink"/>
          </w:rPr>
          <w:t>Design Patterns page from Source Making</w:t>
        </w:r>
        <w:r>
          <w:fldChar w:fldCharType="end"/>
        </w:r>
      </w:ins>
    </w:p>
    <w:p w14:paraId="14EE1254" w14:textId="2783F553" w:rsidR="311AEE07" w:rsidRDefault="311AEE07" w:rsidP="00BA7A28">
      <w:pPr>
        <w:pStyle w:val="ListParagraph"/>
        <w:numPr>
          <w:ilvl w:val="0"/>
          <w:numId w:val="17"/>
        </w:numPr>
        <w:rPr>
          <w:ins w:id="367" w:author="Walker, Austin (walk5700@vandals.uidaho.edu)" w:date="2024-10-25T19:51:00Z" w16du:dateUtc="2024-10-25T19:51:50Z"/>
        </w:rPr>
        <w:pPrChange w:id="368" w:author="Walker, Austin (walk5700@vandals.uidaho.edu)" w:date="2024-10-25T20:26:00Z" w16du:dateUtc="2024-10-26T03:26:00Z">
          <w:pPr/>
        </w:pPrChange>
      </w:pPr>
      <w:ins w:id="369" w:author="Walker, Austin (walk5700@vandals.uidaho.edu)" w:date="2024-10-25T19:51:00Z">
        <w:r>
          <w:fldChar w:fldCharType="begin"/>
        </w:r>
        <w:r>
          <w:instrText xml:space="preserve">HYPERLINK "https://vandalsuidaho-my.sharepoint.com/:b:/g/personal/jbeeston_uidaho_edu/Ebf8jnMp3UlCgTnF1JBc4McBLU14G0RquDDznRKe4gKJqA?e=S712dO" </w:instrText>
        </w:r>
        <w:r>
          <w:fldChar w:fldCharType="separate"/>
        </w:r>
        <w:r w:rsidRPr="6645AF17">
          <w:rPr>
            <w:rStyle w:val="Hyperlink"/>
          </w:rPr>
          <w:t>Dr. BC's Pattern Lecture Slides</w:t>
        </w:r>
        <w:r>
          <w:fldChar w:fldCharType="end"/>
        </w:r>
      </w:ins>
    </w:p>
    <w:p w14:paraId="79634F53" w14:textId="616D2DFC" w:rsidR="311AEE07" w:rsidRDefault="311AEE07" w:rsidP="00BA7A28">
      <w:pPr>
        <w:pStyle w:val="ListParagraph"/>
        <w:numPr>
          <w:ilvl w:val="0"/>
          <w:numId w:val="17"/>
        </w:numPr>
        <w:rPr>
          <w:ins w:id="370" w:author="Walker, Austin (walk5700@vandals.uidaho.edu)" w:date="2024-10-25T19:52:00Z" w16du:dateUtc="2024-10-25T19:52:21Z"/>
        </w:rPr>
        <w:pPrChange w:id="371" w:author="Walker, Austin (walk5700@vandals.uidaho.edu)" w:date="2024-10-25T20:26:00Z" w16du:dateUtc="2024-10-26T03:26:00Z">
          <w:pPr/>
        </w:pPrChange>
      </w:pPr>
      <w:ins w:id="372" w:author="Walker, Austin (walk5700@vandals.uidaho.edu)" w:date="2024-10-25T19:52:00Z">
        <w:r>
          <w:fldChar w:fldCharType="begin"/>
        </w:r>
        <w:r>
          <w:instrText xml:space="preserve">HYPERLINK "https://vandalsuidaho-my.sharepoint.com/:b:/g/personal/jbeeston_uidaho_edu/Ed9GOCJh9bdKiOaWA4Qee98B6DzakAwKOcS5qpZEWwoi7A?e=uQscdU" </w:instrText>
        </w:r>
        <w:r>
          <w:fldChar w:fldCharType="separate"/>
        </w:r>
        <w:r w:rsidRPr="6645AF17">
          <w:rPr>
            <w:rStyle w:val="Hyperlink"/>
          </w:rPr>
          <w:t>Dr. BC's Singleton Lecture Slides</w:t>
        </w:r>
        <w:r>
          <w:fldChar w:fldCharType="end"/>
        </w:r>
      </w:ins>
    </w:p>
    <w:p w14:paraId="7746B8DC" w14:textId="187113BE" w:rsidR="71345E86" w:rsidRDefault="71345E86" w:rsidP="00BA7A28">
      <w:pPr>
        <w:pStyle w:val="ListParagraph"/>
        <w:numPr>
          <w:ilvl w:val="0"/>
          <w:numId w:val="17"/>
        </w:numPr>
        <w:rPr>
          <w:ins w:id="373" w:author="Walker, Austin (walk5700@vandals.uidaho.edu)" w:date="2024-10-22T21:17:00Z" w16du:dateUtc="2024-10-23T04:17:00Z"/>
          <w:rStyle w:val="Hyperlink"/>
        </w:rPr>
        <w:pPrChange w:id="374" w:author="Walker, Austin (walk5700@vandals.uidaho.edu)" w:date="2024-10-25T20:26:00Z" w16du:dateUtc="2024-10-26T03:26:00Z">
          <w:pPr/>
        </w:pPrChange>
      </w:pPr>
      <w:ins w:id="375" w:author="Walker, Austin (walk5700@vandals.uidaho.edu)" w:date="2024-10-25T19:53:00Z">
        <w:r>
          <w:fldChar w:fldCharType="begin"/>
        </w:r>
        <w:r>
          <w:instrText xml:space="preserve">HYPERLINK "https://vandalsuidaho-my.sharepoint.com/:b:/g/personal/jbeeston_uidaho_edu/ES0pDsv-EeNEnh_-BNLIqrQBdemCnXIC-Y6HbM3V8rXU0g?e=lGIK0W" </w:instrText>
        </w:r>
        <w:r>
          <w:fldChar w:fldCharType="separate"/>
        </w:r>
        <w:r w:rsidRPr="6645AF17">
          <w:rPr>
            <w:rStyle w:val="Hyperlink"/>
          </w:rPr>
          <w:t>Dr. BC's Decorator Lecture Slides</w:t>
        </w:r>
        <w:r>
          <w:fldChar w:fldCharType="end"/>
        </w:r>
      </w:ins>
    </w:p>
    <w:p w14:paraId="73A3A233" w14:textId="074A804A" w:rsidR="00E543D1" w:rsidRDefault="3FBDBF00" w:rsidP="00CA70A4">
      <w:pPr>
        <w:pStyle w:val="Heading1"/>
        <w:rPr>
          <w:ins w:id="376" w:author="Walker, Austin (walk5700@vandals.uidaho.edu)" w:date="2024-10-22T21:27:00Z" w16du:dateUtc="2024-10-23T04:27:00Z"/>
        </w:rPr>
      </w:pPr>
      <w:bookmarkStart w:id="377" w:name="_Toc180780983"/>
      <w:ins w:id="378" w:author="Walker, Austin (walk5700@vandals.uidaho.edu)" w:date="2024-10-22T21:17:00Z" w16du:dateUtc="2024-10-23T04:17:00Z">
        <w:r>
          <w:lastRenderedPageBreak/>
          <w:t>Co</w:t>
        </w:r>
      </w:ins>
      <w:ins w:id="379" w:author="Walker, Austin (walk5700@vandals.uidaho.edu)" w:date="2024-10-23T18:42:00Z" w16du:dateUtc="2024-10-24T01:42:00Z">
        <w:r w:rsidR="7F889D34">
          <w:t>py Right</w:t>
        </w:r>
      </w:ins>
      <w:bookmarkEnd w:id="377"/>
    </w:p>
    <w:p w14:paraId="533A2DEA" w14:textId="047D48A4" w:rsidR="6645AF17" w:rsidRDefault="6645AF17">
      <w:pPr>
        <w:rPr>
          <w:ins w:id="380" w:author="Walker, Austin (walk5700@vandals.uidaho.edu)" w:date="2024-10-25T20:28:00Z" w16du:dateUtc="2024-10-26T03:28:00Z"/>
        </w:rPr>
      </w:pPr>
    </w:p>
    <w:p w14:paraId="4FDEB9FB" w14:textId="375C3A0C" w:rsidR="00DD34CC" w:rsidRDefault="00D708D9">
      <w:pPr>
        <w:rPr>
          <w:ins w:id="381" w:author="Walker, Austin (walk5700@vandals.uidaho.edu)" w:date="2024-10-25T20:28:00Z" w16du:dateUtc="2024-10-26T03:28:00Z"/>
        </w:rPr>
      </w:pPr>
      <w:ins w:id="382" w:author="Walker, Austin (walk5700@vandals.uidaho.edu)" w:date="2024-10-25T20:28:00Z" w16du:dateUtc="2024-10-26T03:28:00Z">
        <w:r>
          <w:t>For the oral exam you will need to be able to:</w:t>
        </w:r>
      </w:ins>
    </w:p>
    <w:p w14:paraId="23BC966D" w14:textId="42D6DB9A" w:rsidR="00D708D9" w:rsidRDefault="00CE0E8A" w:rsidP="00D708D9">
      <w:pPr>
        <w:pStyle w:val="ListParagraph"/>
        <w:numPr>
          <w:ilvl w:val="0"/>
          <w:numId w:val="17"/>
        </w:numPr>
        <w:rPr>
          <w:ins w:id="383" w:author="Walker, Austin (walk5700@vandals.uidaho.edu)" w:date="2024-10-25T20:33:00Z" w16du:dateUtc="2024-10-26T03:33:00Z"/>
        </w:rPr>
      </w:pPr>
      <w:ins w:id="384" w:author="Walker, Austin (walk5700@vandals.uidaho.edu)" w:date="2024-10-25T20:32:00Z" w16du:dateUtc="2024-10-26T03:32:00Z">
        <w:r>
          <w:t>Show an example where you violate copyright law</w:t>
        </w:r>
        <w:r w:rsidR="007D6630">
          <w:t>, and explain why it violates</w:t>
        </w:r>
      </w:ins>
      <w:ins w:id="385" w:author="Walker, Austin (walk5700@vandals.uidaho.edu)" w:date="2024-10-25T20:33:00Z" w16du:dateUtc="2024-10-26T03:33:00Z">
        <w:r w:rsidR="007D6630">
          <w:t xml:space="preserve"> copyright</w:t>
        </w:r>
      </w:ins>
    </w:p>
    <w:p w14:paraId="697EBBFB" w14:textId="0F68BC25" w:rsidR="002C7DDB" w:rsidRDefault="00BC564F" w:rsidP="00D708D9">
      <w:pPr>
        <w:pStyle w:val="ListParagraph"/>
        <w:numPr>
          <w:ilvl w:val="0"/>
          <w:numId w:val="17"/>
        </w:numPr>
        <w:rPr>
          <w:ins w:id="386" w:author="Walker, Austin (walk5700@vandals.uidaho.edu)" w:date="2024-10-25T20:33:00Z" w16du:dateUtc="2024-10-26T03:33:00Z"/>
        </w:rPr>
      </w:pPr>
      <w:ins w:id="387" w:author="Walker, Austin (walk5700@vandals.uidaho.edu)" w:date="2024-10-25T20:34:00Z" w16du:dateUtc="2024-10-26T03:34:00Z">
        <w:r>
          <w:t>Argue that you are protected under fair use.</w:t>
        </w:r>
      </w:ins>
    </w:p>
    <w:p w14:paraId="15D1DC1F" w14:textId="48123413" w:rsidR="007D6630" w:rsidRDefault="007D6630" w:rsidP="00D708D9">
      <w:pPr>
        <w:pStyle w:val="ListParagraph"/>
        <w:numPr>
          <w:ilvl w:val="0"/>
          <w:numId w:val="17"/>
        </w:numPr>
        <w:rPr>
          <w:ins w:id="388" w:author="Walker, Austin (walk5700@vandals.uidaho.edu)" w:date="2024-10-25T20:33:00Z" w16du:dateUtc="2024-10-26T03:33:00Z"/>
        </w:rPr>
      </w:pPr>
      <w:ins w:id="389" w:author="Walker, Austin (walk5700@vandals.uidaho.edu)" w:date="2024-10-25T20:33:00Z" w16du:dateUtc="2024-10-26T03:33:00Z">
        <w:r>
          <w:t>Answer the questions:</w:t>
        </w:r>
      </w:ins>
    </w:p>
    <w:p w14:paraId="49E356D4" w14:textId="3E4A7FD5" w:rsidR="007D6630" w:rsidRDefault="007D6630" w:rsidP="007D6630">
      <w:pPr>
        <w:pStyle w:val="ListParagraph"/>
        <w:numPr>
          <w:ilvl w:val="1"/>
          <w:numId w:val="17"/>
        </w:numPr>
        <w:rPr>
          <w:ins w:id="390" w:author="Walker, Austin (walk5700@vandals.uidaho.edu)" w:date="2024-10-25T20:33:00Z" w16du:dateUtc="2024-10-26T03:33:00Z"/>
        </w:rPr>
      </w:pPr>
      <w:ins w:id="391" w:author="Walker, Austin (walk5700@vandals.uidaho.edu)" w:date="2024-10-25T20:33:00Z" w16du:dateUtc="2024-10-26T03:33:00Z">
        <w:r>
          <w:t>What did you have to do to integrate it with the code you wrote?</w:t>
        </w:r>
      </w:ins>
    </w:p>
    <w:p w14:paraId="3516F390" w14:textId="4E32A0A6" w:rsidR="007D6630" w:rsidRDefault="007D6630" w:rsidP="002C7DDB">
      <w:pPr>
        <w:pStyle w:val="ListParagraph"/>
        <w:numPr>
          <w:ilvl w:val="1"/>
          <w:numId w:val="17"/>
        </w:numPr>
        <w:rPr>
          <w:ins w:id="392" w:author="Walker, Austin (walk5700@vandals.uidaho.edu)" w:date="2024-10-25T20:28:00Z" w16du:dateUtc="2024-10-26T03:28:00Z"/>
        </w:rPr>
        <w:pPrChange w:id="393" w:author="Walker, Austin (walk5700@vandals.uidaho.edu)" w:date="2024-10-25T20:33:00Z" w16du:dateUtc="2024-10-26T03:33:00Z">
          <w:pPr/>
        </w:pPrChange>
      </w:pPr>
      <w:ins w:id="394" w:author="Walker, Austin (walk5700@vandals.uidaho.edu)" w:date="2024-10-25T20:33:00Z" w16du:dateUtc="2024-10-26T03:33:00Z">
        <w:r>
          <w:t xml:space="preserve">What are the legal </w:t>
        </w:r>
        <w:proofErr w:type="spellStart"/>
        <w:r>
          <w:t>imlications</w:t>
        </w:r>
        <w:proofErr w:type="spellEnd"/>
        <w:r>
          <w:t xml:space="preserve"> if you market your code with the re-used portion?</w:t>
        </w:r>
      </w:ins>
    </w:p>
    <w:p w14:paraId="30FB62FF" w14:textId="77777777" w:rsidR="00DD34CC" w:rsidRDefault="00DD34CC">
      <w:pPr>
        <w:rPr>
          <w:ins w:id="395" w:author="Walker, Austin (walk5700@vandals.uidaho.edu)" w:date="2024-10-25T19:56:00Z" w16du:dateUtc="2024-10-25T19:56:17Z"/>
        </w:rPr>
      </w:pPr>
    </w:p>
    <w:p w14:paraId="614A0963" w14:textId="71A9472A" w:rsidR="000F66A5" w:rsidRPr="00CA70A4" w:rsidRDefault="6E9C903D">
      <w:pPr>
        <w:rPr>
          <w:ins w:id="396" w:author="Walker, Austin (walk5700@vandals.uidaho.edu)" w:date="2024-10-25T19:56:00Z" w16du:dateUtc="2024-10-25T19:56:12Z"/>
        </w:rPr>
        <w:pPrChange w:id="397" w:author="Walker, Austin (walk5700@vandals.uidaho.edu)" w:date="2024-10-22T21:27:00Z" w16du:dateUtc="2024-10-23T04:27:00Z">
          <w:pPr>
            <w:ind w:left="720"/>
          </w:pPr>
        </w:pPrChange>
      </w:pPr>
      <w:ins w:id="398" w:author="Walker, Austin (walk5700@vandals.uidaho.edu)" w:date="2024-10-25T19:56:00Z">
        <w:r>
          <w:t>More Information can be found at:</w:t>
        </w:r>
      </w:ins>
    </w:p>
    <w:p w14:paraId="3B7C2F54" w14:textId="4B57075A" w:rsidR="6E9C903D" w:rsidRDefault="6E9C903D" w:rsidP="00BA7A28">
      <w:pPr>
        <w:pStyle w:val="ListParagraph"/>
        <w:pPrChange w:id="399" w:author="Walker, Austin (walk5700@vandals.uidaho.edu)" w:date="2024-10-25T20:26:00Z" w16du:dateUtc="2024-10-26T03:26:00Z">
          <w:pPr/>
        </w:pPrChange>
      </w:pPr>
      <w:ins w:id="400" w:author="Walker, Austin (walk5700@vandals.uidaho.edu)" w:date="2024-10-25T19:56:00Z">
        <w:r>
          <w:fldChar w:fldCharType="begin"/>
        </w:r>
        <w:r>
          <w:instrText xml:space="preserve">HYPERLINK "https://vandalsuidaho-my.sharepoint.com/personal/jbeeston_uidaho_edu/_layouts/15/onedrive.aspx?id=%2Fpersonal%2Fjbeeston%5Fuidaho%5Fedu%2FDocuments%2FCS383%2FSlides%2F44%5FCopyright%2Epdf&amp;parent=%2Fpersonal%2Fjbeeston%5Fuidaho%5Fedu%2FDocuments%2FCS383%2FSlides&amp;ga=1" </w:instrText>
        </w:r>
        <w:r>
          <w:fldChar w:fldCharType="separate"/>
        </w:r>
        <w:r w:rsidRPr="6645AF17">
          <w:rPr>
            <w:rStyle w:val="Hyperlink"/>
          </w:rPr>
          <w:t>Dr. BC's Copyright Lecture Slides</w:t>
        </w:r>
        <w:r>
          <w:fldChar w:fldCharType="end"/>
        </w:r>
      </w:ins>
    </w:p>
    <w:sectPr w:rsidR="6E9C903D" w:rsidSect="00CC73CD">
      <w:headerReference w:type="default" r:id="rId4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01" w:author="Walker, Austin (walk5700@vandals.uidaho.edu)" w:date="2024-10-23T17:25:00Z" w:initials="AW">
    <w:p w14:paraId="0055FBDB" w14:textId="77777777" w:rsidR="00AA0188" w:rsidRDefault="003D14BE" w:rsidP="00AA0188">
      <w:pPr>
        <w:pStyle w:val="CommentText"/>
      </w:pPr>
      <w:r>
        <w:rPr>
          <w:rStyle w:val="CommentReference"/>
        </w:rPr>
        <w:annotationRef/>
      </w:r>
      <w:r w:rsidR="00AA0188">
        <w:t>If you are using windows I highly recommend the package manager winget</w:t>
      </w:r>
    </w:p>
  </w:comment>
  <w:comment w:id="120" w:author="Walker, Austin (walk5700@vandals.uidaho.edu)" w:date="2024-10-23T17:27:00Z" w:initials="AW">
    <w:p w14:paraId="41F3D70A" w14:textId="30D3EF54" w:rsidR="00E3696F" w:rsidRDefault="00E3696F" w:rsidP="00E3696F">
      <w:pPr>
        <w:pStyle w:val="CommentText"/>
      </w:pPr>
      <w:r>
        <w:rPr>
          <w:rStyle w:val="CommentReference"/>
        </w:rPr>
        <w:annotationRef/>
      </w:r>
      <w:r>
        <w:t>I recommend going with the ssh option because of githubs authentication requirements</w:t>
      </w:r>
    </w:p>
  </w:comment>
  <w:comment w:id="177" w:author="Walker, Austin (walk5700@vandals.uidaho.edu)" w:date="2024-10-23T15:08:00Z" w:initials="AW">
    <w:p w14:paraId="0157DFE5" w14:textId="03797677" w:rsidR="00F06900" w:rsidRDefault="00F06900" w:rsidP="00F06900">
      <w:pPr>
        <w:pStyle w:val="CommentText"/>
      </w:pPr>
      <w:r>
        <w:rPr>
          <w:rStyle w:val="CommentReference"/>
        </w:rPr>
        <w:annotationRef/>
      </w:r>
      <w:r>
        <w:t>Will get swapped</w:t>
      </w:r>
    </w:p>
  </w:comment>
  <w:comment w:id="256" w:author="Walker, Austin (walk5700@vandals.uidaho.edu)" w:date="2024-10-25T13:12:00Z" w:initials="W(">
    <w:p w14:paraId="25E31027" w14:textId="0D6DCFE8" w:rsidR="008F3AC2" w:rsidRDefault="008F3AC2">
      <w:pPr>
        <w:pStyle w:val="CommentText"/>
      </w:pPr>
      <w:r>
        <w:rPr>
          <w:rStyle w:val="CommentReference"/>
        </w:rPr>
        <w:annotationRef/>
      </w:r>
      <w:r w:rsidRPr="013298A4">
        <w:t>In Godot you will at least one scene to add your feature to the project anyway, so this shouldn't add any additional work.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55FBDB" w15:done="0"/>
  <w15:commentEx w15:paraId="41F3D70A" w15:done="0"/>
  <w15:commentEx w15:paraId="0157DFE5" w15:done="0"/>
  <w15:commentEx w15:paraId="25E310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0028E1" w16cex:dateUtc="2024-10-24T00:25:00Z"/>
  <w16cex:commentExtensible w16cex:durableId="43D28666" w16cex:dateUtc="2024-10-24T00:27:00Z"/>
  <w16cex:commentExtensible w16cex:durableId="4B4606CB" w16cex:dateUtc="2024-10-23T22:08:00Z"/>
  <w16cex:commentExtensible w16cex:durableId="75590808" w16cex:dateUtc="2024-10-25T20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55FBDB" w16cid:durableId="290028E1"/>
  <w16cid:commentId w16cid:paraId="41F3D70A" w16cid:durableId="43D28666"/>
  <w16cid:commentId w16cid:paraId="0157DFE5" w16cid:durableId="4B4606CB"/>
  <w16cid:commentId w16cid:paraId="25E31027" w16cid:durableId="755908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E361BD" w14:textId="77777777" w:rsidR="00D96DE7" w:rsidRDefault="00D96DE7" w:rsidP="00CC73CD">
      <w:pPr>
        <w:spacing w:after="0" w:line="240" w:lineRule="auto"/>
      </w:pPr>
      <w:r>
        <w:separator/>
      </w:r>
    </w:p>
  </w:endnote>
  <w:endnote w:type="continuationSeparator" w:id="0">
    <w:p w14:paraId="55C94241" w14:textId="77777777" w:rsidR="00D96DE7" w:rsidRDefault="00D96DE7" w:rsidP="00CC7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FC32B" w14:textId="77777777" w:rsidR="00D96DE7" w:rsidRDefault="00D96DE7" w:rsidP="00CC73CD">
      <w:pPr>
        <w:spacing w:after="0" w:line="240" w:lineRule="auto"/>
      </w:pPr>
      <w:r>
        <w:separator/>
      </w:r>
    </w:p>
  </w:footnote>
  <w:footnote w:type="continuationSeparator" w:id="0">
    <w:p w14:paraId="29F631C0" w14:textId="77777777" w:rsidR="00D96DE7" w:rsidRDefault="00D96DE7" w:rsidP="00CC73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0803A5" w14:textId="1C791D9D" w:rsidR="00CC73CD" w:rsidRDefault="008F3AC2" w:rsidP="00CC73CD">
    <w:pPr>
      <w:pStyle w:val="Header"/>
      <w:jc w:val="right"/>
    </w:pPr>
    <w:sdt>
      <w:sdtPr>
        <w:alias w:val="Title"/>
        <w:tag w:val=""/>
        <w:id w:val="-519009926"/>
        <w:placeholder>
          <w:docPart w:val="CDB22B6B77D446F79AC0D6FBD5E02F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51F3F">
          <w:t>Developer Manual</w:t>
        </w:r>
      </w:sdtContent>
    </w:sdt>
    <w:r w:rsidR="00D51F3F">
      <w:t xml:space="preserve"> | </w:t>
    </w:r>
    <w:sdt>
      <w:sdtPr>
        <w:alias w:val="Company"/>
        <w:tag w:val=""/>
        <w:id w:val="1008791949"/>
        <w:placeholder>
          <w:docPart w:val="8F956F6988F74BB8B7845BC7D991696D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167315">
          <w:t>Team 5 Guys</w:t>
        </w:r>
      </w:sdtContent>
    </w:sdt>
    <w:r w:rsidR="00167315">
      <w:t xml:space="preserve"> | </w:t>
    </w:r>
    <w:r w:rsidR="00167315">
      <w:fldChar w:fldCharType="begin"/>
    </w:r>
    <w:r w:rsidR="00167315">
      <w:instrText xml:space="preserve"> PAGE   \* MERGEFORMAT </w:instrText>
    </w:r>
    <w:r w:rsidR="00167315">
      <w:fldChar w:fldCharType="separate"/>
    </w:r>
    <w:r w:rsidR="00167315">
      <w:rPr>
        <w:noProof/>
      </w:rPr>
      <w:t>1</w:t>
    </w:r>
    <w:r w:rsidR="00167315">
      <w:rPr>
        <w:noProof/>
      </w:rP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q29WCLnMeaupM" int2:id="0S1TOmtB">
      <int2:state int2:value="Rejected" int2:type="AugLoop_Text_Critique"/>
    </int2:textHash>
    <int2:textHash int2:hashCode="o0JcUpGM6TH65R" int2:id="2zbkm8xp">
      <int2:state int2:value="Rejected" int2:type="AugLoop_Text_Critique"/>
    </int2:textHash>
    <int2:bookmark int2:bookmarkName="_Int_lADjZfFS" int2:invalidationBookmarkName="" int2:hashCode="6WHYVqPmWzcJrs" int2:id="T4k6Ro5k">
      <int2:state int2:value="Rejected" int2:type="AugLoop_Text_Critique"/>
    </int2:bookmark>
  </int2:observations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65ADB"/>
    <w:multiLevelType w:val="hybridMultilevel"/>
    <w:tmpl w:val="72ACB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E20A5"/>
    <w:multiLevelType w:val="hybridMultilevel"/>
    <w:tmpl w:val="9F226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8820C"/>
    <w:multiLevelType w:val="hybridMultilevel"/>
    <w:tmpl w:val="FB3A9B9A"/>
    <w:lvl w:ilvl="0" w:tplc="DA54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49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72A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B20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72EF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88D1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D0E0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022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36D5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61FE1"/>
    <w:multiLevelType w:val="hybridMultilevel"/>
    <w:tmpl w:val="0038B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BDC9E"/>
    <w:multiLevelType w:val="hybridMultilevel"/>
    <w:tmpl w:val="C4E2B154"/>
    <w:lvl w:ilvl="0" w:tplc="8CBC7A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C4C4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F08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F4F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A04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AE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38C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DEC1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28E2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83A43"/>
    <w:multiLevelType w:val="hybridMultilevel"/>
    <w:tmpl w:val="75AA5DA0"/>
    <w:lvl w:ilvl="0" w:tplc="604A7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48B8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82CC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CE5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E232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AAF2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A6D7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EA83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F8B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166A8"/>
    <w:multiLevelType w:val="hybridMultilevel"/>
    <w:tmpl w:val="CA9A00A8"/>
    <w:lvl w:ilvl="0" w:tplc="98EE65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BAC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5689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52A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A45B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2480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1AC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1E70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48DC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37562"/>
    <w:multiLevelType w:val="hybridMultilevel"/>
    <w:tmpl w:val="EBF6E5B0"/>
    <w:lvl w:ilvl="0" w:tplc="E6F4B0E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D63ED"/>
    <w:multiLevelType w:val="hybridMultilevel"/>
    <w:tmpl w:val="764837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A2223"/>
    <w:multiLevelType w:val="hybridMultilevel"/>
    <w:tmpl w:val="7EC83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54306"/>
    <w:multiLevelType w:val="hybridMultilevel"/>
    <w:tmpl w:val="DDF23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229222"/>
    <w:multiLevelType w:val="hybridMultilevel"/>
    <w:tmpl w:val="7DD4B144"/>
    <w:lvl w:ilvl="0" w:tplc="0B401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14ED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029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A49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CEAD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72A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01B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44B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E0F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23E13"/>
    <w:multiLevelType w:val="hybridMultilevel"/>
    <w:tmpl w:val="FF52962C"/>
    <w:lvl w:ilvl="0" w:tplc="799483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DA1D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780A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A4B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DC8E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560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9E86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62CA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4A8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F34A79"/>
    <w:multiLevelType w:val="hybridMultilevel"/>
    <w:tmpl w:val="CC02F08E"/>
    <w:lvl w:ilvl="0" w:tplc="04090001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C0148C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6C84F9"/>
    <w:multiLevelType w:val="hybridMultilevel"/>
    <w:tmpl w:val="202CBE00"/>
    <w:lvl w:ilvl="0" w:tplc="B4B4E5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303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5AE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F676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2601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DA9B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A41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D2E8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DEBF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1B0FA6"/>
    <w:multiLevelType w:val="hybridMultilevel"/>
    <w:tmpl w:val="5CC20EF8"/>
    <w:lvl w:ilvl="0" w:tplc="974E02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2017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724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4A3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6A5B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327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2E5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7AF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76EC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7B0789"/>
    <w:multiLevelType w:val="hybridMultilevel"/>
    <w:tmpl w:val="30242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584408">
    <w:abstractNumId w:val="15"/>
  </w:num>
  <w:num w:numId="2" w16cid:durableId="1278636258">
    <w:abstractNumId w:val="2"/>
  </w:num>
  <w:num w:numId="3" w16cid:durableId="429738295">
    <w:abstractNumId w:val="5"/>
  </w:num>
  <w:num w:numId="4" w16cid:durableId="1582982133">
    <w:abstractNumId w:val="12"/>
  </w:num>
  <w:num w:numId="5" w16cid:durableId="974870479">
    <w:abstractNumId w:val="14"/>
  </w:num>
  <w:num w:numId="6" w16cid:durableId="1072198426">
    <w:abstractNumId w:val="11"/>
  </w:num>
  <w:num w:numId="7" w16cid:durableId="1309440180">
    <w:abstractNumId w:val="6"/>
  </w:num>
  <w:num w:numId="8" w16cid:durableId="2089225358">
    <w:abstractNumId w:val="4"/>
  </w:num>
  <w:num w:numId="9" w16cid:durableId="1491290044">
    <w:abstractNumId w:val="10"/>
  </w:num>
  <w:num w:numId="10" w16cid:durableId="1414399400">
    <w:abstractNumId w:val="8"/>
  </w:num>
  <w:num w:numId="11" w16cid:durableId="1361127554">
    <w:abstractNumId w:val="13"/>
  </w:num>
  <w:num w:numId="12" w16cid:durableId="2141416140">
    <w:abstractNumId w:val="7"/>
  </w:num>
  <w:num w:numId="13" w16cid:durableId="935527687">
    <w:abstractNumId w:val="3"/>
  </w:num>
  <w:num w:numId="14" w16cid:durableId="1369522545">
    <w:abstractNumId w:val="9"/>
  </w:num>
  <w:num w:numId="15" w16cid:durableId="1486897384">
    <w:abstractNumId w:val="0"/>
  </w:num>
  <w:num w:numId="16" w16cid:durableId="823739069">
    <w:abstractNumId w:val="16"/>
  </w:num>
  <w:num w:numId="17" w16cid:durableId="49587778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alker, Austin (walk5700@vandals.uidaho.edu)">
    <w15:presenceInfo w15:providerId="AD" w15:userId="S::walk5700@vandals.uidaho.edu::7156b0eb-267d-4fea-a359-08e2a2faa7aa"/>
  </w15:person>
  <w15:person w15:author="Austin Walker">
    <w15:presenceInfo w15:providerId="Windows Live" w15:userId="c8cdd7d82f1a94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84A"/>
    <w:rsid w:val="000107DB"/>
    <w:rsid w:val="00017229"/>
    <w:rsid w:val="000711AF"/>
    <w:rsid w:val="00080906"/>
    <w:rsid w:val="0009010B"/>
    <w:rsid w:val="000B3470"/>
    <w:rsid w:val="000B4113"/>
    <w:rsid w:val="000D5E17"/>
    <w:rsid w:val="000F66A5"/>
    <w:rsid w:val="000F6D6D"/>
    <w:rsid w:val="00116F03"/>
    <w:rsid w:val="00121C6A"/>
    <w:rsid w:val="00167315"/>
    <w:rsid w:val="00167801"/>
    <w:rsid w:val="0017781D"/>
    <w:rsid w:val="00184000"/>
    <w:rsid w:val="001C5783"/>
    <w:rsid w:val="001E14D5"/>
    <w:rsid w:val="001F655B"/>
    <w:rsid w:val="00202CE8"/>
    <w:rsid w:val="00213B61"/>
    <w:rsid w:val="0024064B"/>
    <w:rsid w:val="00240F29"/>
    <w:rsid w:val="002433D6"/>
    <w:rsid w:val="00247351"/>
    <w:rsid w:val="0026584A"/>
    <w:rsid w:val="00286B49"/>
    <w:rsid w:val="002C3FA8"/>
    <w:rsid w:val="002C7DDB"/>
    <w:rsid w:val="002E3C41"/>
    <w:rsid w:val="002F24BA"/>
    <w:rsid w:val="00315368"/>
    <w:rsid w:val="00340D33"/>
    <w:rsid w:val="0035360F"/>
    <w:rsid w:val="00357476"/>
    <w:rsid w:val="003A4CD1"/>
    <w:rsid w:val="003D14BE"/>
    <w:rsid w:val="003D5221"/>
    <w:rsid w:val="003E19DD"/>
    <w:rsid w:val="003F2700"/>
    <w:rsid w:val="00401135"/>
    <w:rsid w:val="004011C2"/>
    <w:rsid w:val="00401903"/>
    <w:rsid w:val="0040495D"/>
    <w:rsid w:val="00477EB3"/>
    <w:rsid w:val="004900ED"/>
    <w:rsid w:val="00494378"/>
    <w:rsid w:val="004D6227"/>
    <w:rsid w:val="004F24A7"/>
    <w:rsid w:val="00504760"/>
    <w:rsid w:val="00505767"/>
    <w:rsid w:val="00526442"/>
    <w:rsid w:val="005269E9"/>
    <w:rsid w:val="00527519"/>
    <w:rsid w:val="00527839"/>
    <w:rsid w:val="00537C9E"/>
    <w:rsid w:val="0053A571"/>
    <w:rsid w:val="00553ED6"/>
    <w:rsid w:val="00573061"/>
    <w:rsid w:val="00573BD5"/>
    <w:rsid w:val="00575520"/>
    <w:rsid w:val="00586304"/>
    <w:rsid w:val="00586C55"/>
    <w:rsid w:val="00593682"/>
    <w:rsid w:val="005944C4"/>
    <w:rsid w:val="005B7B6C"/>
    <w:rsid w:val="005C3B6B"/>
    <w:rsid w:val="006021F1"/>
    <w:rsid w:val="00625828"/>
    <w:rsid w:val="006266EA"/>
    <w:rsid w:val="00632FC6"/>
    <w:rsid w:val="006405A0"/>
    <w:rsid w:val="00641096"/>
    <w:rsid w:val="006464F5"/>
    <w:rsid w:val="0066691F"/>
    <w:rsid w:val="00676FD3"/>
    <w:rsid w:val="0068171C"/>
    <w:rsid w:val="00681B7C"/>
    <w:rsid w:val="00685A31"/>
    <w:rsid w:val="006972E1"/>
    <w:rsid w:val="006C16CA"/>
    <w:rsid w:val="006D7750"/>
    <w:rsid w:val="006E5AF8"/>
    <w:rsid w:val="00704AB3"/>
    <w:rsid w:val="007164A9"/>
    <w:rsid w:val="00770F5A"/>
    <w:rsid w:val="007B7249"/>
    <w:rsid w:val="007D299D"/>
    <w:rsid w:val="007D6630"/>
    <w:rsid w:val="007F2936"/>
    <w:rsid w:val="008054C7"/>
    <w:rsid w:val="00855EE0"/>
    <w:rsid w:val="00871D2E"/>
    <w:rsid w:val="00895D14"/>
    <w:rsid w:val="008A3B46"/>
    <w:rsid w:val="008B1A72"/>
    <w:rsid w:val="008D00C3"/>
    <w:rsid w:val="008F3AC2"/>
    <w:rsid w:val="00917156"/>
    <w:rsid w:val="00927FE9"/>
    <w:rsid w:val="0093089B"/>
    <w:rsid w:val="00993772"/>
    <w:rsid w:val="009978EF"/>
    <w:rsid w:val="009D0760"/>
    <w:rsid w:val="009D1077"/>
    <w:rsid w:val="00A24AB6"/>
    <w:rsid w:val="00A26902"/>
    <w:rsid w:val="00A31E5F"/>
    <w:rsid w:val="00A333CC"/>
    <w:rsid w:val="00A34EDC"/>
    <w:rsid w:val="00A43C10"/>
    <w:rsid w:val="00A74CE1"/>
    <w:rsid w:val="00A914D0"/>
    <w:rsid w:val="00A93A84"/>
    <w:rsid w:val="00AA0188"/>
    <w:rsid w:val="00AD435F"/>
    <w:rsid w:val="00AE49E1"/>
    <w:rsid w:val="00AF5436"/>
    <w:rsid w:val="00B07BEB"/>
    <w:rsid w:val="00B41020"/>
    <w:rsid w:val="00B55A34"/>
    <w:rsid w:val="00B67E9D"/>
    <w:rsid w:val="00B7028B"/>
    <w:rsid w:val="00BA68AE"/>
    <w:rsid w:val="00BA7A28"/>
    <w:rsid w:val="00BC564F"/>
    <w:rsid w:val="00C16D80"/>
    <w:rsid w:val="00C173A0"/>
    <w:rsid w:val="00C3152B"/>
    <w:rsid w:val="00C474DD"/>
    <w:rsid w:val="00C5749F"/>
    <w:rsid w:val="00C6378F"/>
    <w:rsid w:val="00CA1517"/>
    <w:rsid w:val="00CA70A4"/>
    <w:rsid w:val="00CC73CD"/>
    <w:rsid w:val="00CD126D"/>
    <w:rsid w:val="00CD7B4E"/>
    <w:rsid w:val="00CE0E8A"/>
    <w:rsid w:val="00CE4C4A"/>
    <w:rsid w:val="00CF34C2"/>
    <w:rsid w:val="00D03A5C"/>
    <w:rsid w:val="00D26F32"/>
    <w:rsid w:val="00D32016"/>
    <w:rsid w:val="00D51F3F"/>
    <w:rsid w:val="00D67130"/>
    <w:rsid w:val="00D708D9"/>
    <w:rsid w:val="00D96DE7"/>
    <w:rsid w:val="00D96E02"/>
    <w:rsid w:val="00D97074"/>
    <w:rsid w:val="00DA2818"/>
    <w:rsid w:val="00DD34CC"/>
    <w:rsid w:val="00DE13DE"/>
    <w:rsid w:val="00DE4AE5"/>
    <w:rsid w:val="00E01933"/>
    <w:rsid w:val="00E07C97"/>
    <w:rsid w:val="00E208BC"/>
    <w:rsid w:val="00E23732"/>
    <w:rsid w:val="00E28C33"/>
    <w:rsid w:val="00E31EEF"/>
    <w:rsid w:val="00E3696F"/>
    <w:rsid w:val="00E407B7"/>
    <w:rsid w:val="00E43F21"/>
    <w:rsid w:val="00E543D1"/>
    <w:rsid w:val="00E80156"/>
    <w:rsid w:val="00E819F8"/>
    <w:rsid w:val="00E97BBF"/>
    <w:rsid w:val="00EE6FD5"/>
    <w:rsid w:val="00F02720"/>
    <w:rsid w:val="00F06900"/>
    <w:rsid w:val="00F1556C"/>
    <w:rsid w:val="00F2102E"/>
    <w:rsid w:val="00F33CBB"/>
    <w:rsid w:val="00F36E88"/>
    <w:rsid w:val="00F6695E"/>
    <w:rsid w:val="00FA2E34"/>
    <w:rsid w:val="00FB1CD3"/>
    <w:rsid w:val="00FB6C96"/>
    <w:rsid w:val="00FC6B9E"/>
    <w:rsid w:val="00FE3F6B"/>
    <w:rsid w:val="00FF2D58"/>
    <w:rsid w:val="01CA8888"/>
    <w:rsid w:val="0526F0FE"/>
    <w:rsid w:val="052FE985"/>
    <w:rsid w:val="09E71A31"/>
    <w:rsid w:val="0D1865FB"/>
    <w:rsid w:val="0F32337F"/>
    <w:rsid w:val="0FC06EDD"/>
    <w:rsid w:val="12F0F90A"/>
    <w:rsid w:val="13D0A452"/>
    <w:rsid w:val="150E8951"/>
    <w:rsid w:val="15101493"/>
    <w:rsid w:val="15DACBAB"/>
    <w:rsid w:val="1630EDF8"/>
    <w:rsid w:val="17F544A9"/>
    <w:rsid w:val="18918049"/>
    <w:rsid w:val="1A46DD09"/>
    <w:rsid w:val="1B968877"/>
    <w:rsid w:val="1BBCB802"/>
    <w:rsid w:val="1BF8B98A"/>
    <w:rsid w:val="1C57D86B"/>
    <w:rsid w:val="1D211024"/>
    <w:rsid w:val="208352C4"/>
    <w:rsid w:val="214AA1F7"/>
    <w:rsid w:val="2481656E"/>
    <w:rsid w:val="24994B9B"/>
    <w:rsid w:val="24C38224"/>
    <w:rsid w:val="267F67B6"/>
    <w:rsid w:val="27C0DE85"/>
    <w:rsid w:val="2818AA5F"/>
    <w:rsid w:val="29588771"/>
    <w:rsid w:val="2ABF77C1"/>
    <w:rsid w:val="2ACC38CB"/>
    <w:rsid w:val="2AE37AF2"/>
    <w:rsid w:val="2C65012E"/>
    <w:rsid w:val="2C7B73D2"/>
    <w:rsid w:val="2CA4E0BA"/>
    <w:rsid w:val="2EC8EDDE"/>
    <w:rsid w:val="2FD4A02A"/>
    <w:rsid w:val="30A51E2E"/>
    <w:rsid w:val="311AEE07"/>
    <w:rsid w:val="313857F4"/>
    <w:rsid w:val="31FFA98B"/>
    <w:rsid w:val="33BE7C75"/>
    <w:rsid w:val="3483D1AA"/>
    <w:rsid w:val="3503CE91"/>
    <w:rsid w:val="35F07715"/>
    <w:rsid w:val="36307E72"/>
    <w:rsid w:val="36C6C012"/>
    <w:rsid w:val="38B0D461"/>
    <w:rsid w:val="396EF712"/>
    <w:rsid w:val="3A7AADC6"/>
    <w:rsid w:val="3FBDBF00"/>
    <w:rsid w:val="42713D91"/>
    <w:rsid w:val="42E22DA2"/>
    <w:rsid w:val="4341767A"/>
    <w:rsid w:val="48BBBC0E"/>
    <w:rsid w:val="494313D1"/>
    <w:rsid w:val="4960A629"/>
    <w:rsid w:val="4A27B490"/>
    <w:rsid w:val="4A2DDCDE"/>
    <w:rsid w:val="4F81E047"/>
    <w:rsid w:val="518D6F2B"/>
    <w:rsid w:val="519D33D6"/>
    <w:rsid w:val="52538241"/>
    <w:rsid w:val="52FB2374"/>
    <w:rsid w:val="554F0CB7"/>
    <w:rsid w:val="55EDED05"/>
    <w:rsid w:val="56DBA04F"/>
    <w:rsid w:val="57DB03AD"/>
    <w:rsid w:val="5A9DB2A4"/>
    <w:rsid w:val="5B80D0BF"/>
    <w:rsid w:val="5C5AF39E"/>
    <w:rsid w:val="5D28F434"/>
    <w:rsid w:val="5DAC3CC9"/>
    <w:rsid w:val="5DD83F45"/>
    <w:rsid w:val="5E7D9F7C"/>
    <w:rsid w:val="62B7E9BD"/>
    <w:rsid w:val="62BAFA1D"/>
    <w:rsid w:val="64AD998D"/>
    <w:rsid w:val="657608E4"/>
    <w:rsid w:val="6645AF17"/>
    <w:rsid w:val="68168149"/>
    <w:rsid w:val="69D2E67C"/>
    <w:rsid w:val="6B4887A3"/>
    <w:rsid w:val="6C603C0D"/>
    <w:rsid w:val="6D62566F"/>
    <w:rsid w:val="6E9C903D"/>
    <w:rsid w:val="70F6DB16"/>
    <w:rsid w:val="71345E86"/>
    <w:rsid w:val="770666B4"/>
    <w:rsid w:val="77AD0313"/>
    <w:rsid w:val="77E1F32F"/>
    <w:rsid w:val="78379101"/>
    <w:rsid w:val="78DB5330"/>
    <w:rsid w:val="7965658B"/>
    <w:rsid w:val="7A6E4940"/>
    <w:rsid w:val="7AFD505A"/>
    <w:rsid w:val="7E8AF210"/>
    <w:rsid w:val="7F889D34"/>
    <w:rsid w:val="7FF19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2BC98"/>
  <w15:chartTrackingRefBased/>
  <w15:docId w15:val="{AD7AD36C-3175-401A-8DDD-78F06BAAE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7B7"/>
    <w:pPr>
      <w:contextualSpacing/>
      <w:pPrChange w:id="0" w:author="Walker, Austin (walk5700@vandals.uidaho.edu)" w:date="2024-10-22T21:37:00Z">
        <w:pPr>
          <w:spacing w:after="160" w:line="259" w:lineRule="auto"/>
        </w:pPr>
      </w:pPrChange>
    </w:pPr>
    <w:rPr>
      <w:sz w:val="24"/>
      <w:rPrChange w:id="0" w:author="Walker, Austin (walk5700@vandals.uidaho.edu)" w:date="2024-10-22T21:37:00Z">
        <w:rPr>
          <w:rFonts w:asciiTheme="minorHAnsi" w:eastAsiaTheme="minorEastAsia" w:hAnsiTheme="minorHAnsi" w:cstheme="minorBidi"/>
          <w:sz w:val="24"/>
          <w:szCs w:val="22"/>
          <w:lang w:val="en-US" w:eastAsia="en-US" w:bidi="ar-SA"/>
        </w:rPr>
      </w:rPrChange>
    </w:rPr>
  </w:style>
  <w:style w:type="paragraph" w:styleId="Heading1">
    <w:name w:val="heading 1"/>
    <w:basedOn w:val="Normal"/>
    <w:next w:val="Normal"/>
    <w:link w:val="Heading1Char"/>
    <w:uiPriority w:val="9"/>
    <w:qFormat/>
    <w:rsid w:val="00247351"/>
    <w:pPr>
      <w:keepNext/>
      <w:keepLines/>
      <w:pBdr>
        <w:bottom w:val="single" w:sz="4" w:space="1" w:color="auto"/>
      </w:pBdr>
      <w:spacing w:before="400" w:after="40" w:line="240" w:lineRule="auto"/>
      <w:outlineLvl w:val="0"/>
      <w:pPrChange w:id="1" w:author="Walker, Austin (walk5700@vandals.uidaho.edu)" w:date="2024-10-22T21:33:00Z">
        <w:pPr>
          <w:keepNext/>
          <w:keepLines/>
          <w:spacing w:before="400" w:after="40"/>
          <w:outlineLvl w:val="0"/>
        </w:pPr>
      </w:pPrChange>
    </w:pPr>
    <w:rPr>
      <w:rFonts w:asciiTheme="majorHAnsi" w:eastAsiaTheme="majorEastAsia" w:hAnsiTheme="majorHAnsi" w:cstheme="majorBidi"/>
      <w:smallCaps/>
      <w:sz w:val="36"/>
      <w:szCs w:val="36"/>
      <w:rPrChange w:id="1" w:author="Walker, Austin (walk5700@vandals.uidaho.edu)" w:date="2024-10-22T21:33:00Z">
        <w:rPr>
          <w:rFonts w:asciiTheme="majorHAnsi" w:eastAsiaTheme="majorEastAsia" w:hAnsiTheme="majorHAnsi" w:cstheme="majorBidi"/>
          <w:caps/>
          <w:sz w:val="36"/>
          <w:szCs w:val="36"/>
          <w:lang w:val="en-US" w:eastAsia="en-US" w:bidi="ar-SA"/>
        </w:rPr>
      </w:rPrChang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351"/>
    <w:pPr>
      <w:keepNext/>
      <w:keepLines/>
      <w:spacing w:before="120" w:after="0" w:line="240" w:lineRule="auto"/>
      <w:outlineLvl w:val="1"/>
      <w:pPrChange w:id="2" w:author="Walker, Austin (walk5700@vandals.uidaho.edu)" w:date="2024-10-22T21:33:00Z">
        <w:pPr>
          <w:keepNext/>
          <w:keepLines/>
          <w:spacing w:before="120"/>
          <w:outlineLvl w:val="1"/>
        </w:pPr>
      </w:pPrChange>
    </w:pPr>
    <w:rPr>
      <w:rFonts w:asciiTheme="majorHAnsi" w:eastAsiaTheme="majorEastAsia" w:hAnsiTheme="majorHAnsi" w:cstheme="majorBidi"/>
      <w:sz w:val="30"/>
      <w:szCs w:val="28"/>
      <w:rPrChange w:id="2" w:author="Walker, Austin (walk5700@vandals.uidaho.edu)" w:date="2024-10-22T21:33:00Z">
        <w:rPr>
          <w:rFonts w:asciiTheme="majorHAnsi" w:eastAsiaTheme="majorEastAsia" w:hAnsiTheme="majorHAnsi" w:cstheme="majorBidi"/>
          <w:caps/>
          <w:sz w:val="28"/>
          <w:szCs w:val="28"/>
          <w:lang w:val="en-US" w:eastAsia="en-US" w:bidi="ar-SA"/>
        </w:rPr>
      </w:rPrChang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24BA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4B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4B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4B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4BA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4BA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4BA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51"/>
    <w:rPr>
      <w:rFonts w:asciiTheme="majorHAnsi" w:eastAsiaTheme="majorEastAsia" w:hAnsiTheme="majorHAnsi" w:cstheme="majorBidi"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47351"/>
    <w:rPr>
      <w:rFonts w:asciiTheme="majorHAnsi" w:eastAsiaTheme="majorEastAsia" w:hAnsiTheme="majorHAnsi" w:cstheme="majorBidi"/>
      <w:sz w:val="3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24BA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4BA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4BA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4BA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4BA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4BA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4BA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F24BA"/>
    <w:pPr>
      <w:spacing w:after="0" w:line="240" w:lineRule="auto"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F24BA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4BA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4BA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4BA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F24BA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E80156"/>
    <w:pPr>
      <w:numPr>
        <w:numId w:val="11"/>
      </w:numPr>
      <w:contextualSpacing w:val="0"/>
    </w:pPr>
  </w:style>
  <w:style w:type="character" w:styleId="IntenseEmphasis">
    <w:name w:val="Intense Emphasis"/>
    <w:basedOn w:val="DefaultParagraphFont"/>
    <w:uiPriority w:val="21"/>
    <w:qFormat/>
    <w:rsid w:val="002F24BA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4BA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4BA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2F24BA"/>
    <w:rPr>
      <w:b/>
      <w:bCs/>
      <w:caps w:val="0"/>
      <w:smallCaps/>
      <w:color w:val="auto"/>
      <w:spacing w:val="3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7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3CD"/>
  </w:style>
  <w:style w:type="paragraph" w:styleId="Footer">
    <w:name w:val="footer"/>
    <w:basedOn w:val="Normal"/>
    <w:link w:val="FooterChar"/>
    <w:uiPriority w:val="99"/>
    <w:unhideWhenUsed/>
    <w:rsid w:val="00CC7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3CD"/>
  </w:style>
  <w:style w:type="character" w:styleId="PlaceholderText">
    <w:name w:val="Placeholder Text"/>
    <w:basedOn w:val="DefaultParagraphFont"/>
    <w:uiPriority w:val="99"/>
    <w:semiHidden/>
    <w:rsid w:val="00CC73CD"/>
    <w:rPr>
      <w:color w:val="666666"/>
    </w:rPr>
  </w:style>
  <w:style w:type="paragraph" w:styleId="Revision">
    <w:name w:val="Revision"/>
    <w:hidden/>
    <w:uiPriority w:val="99"/>
    <w:semiHidden/>
    <w:rsid w:val="00770F5A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011C2"/>
    <w:pPr>
      <w:spacing w:after="0"/>
      <w:outlineLvl w:val="9"/>
      <w:pPrChange w:id="3" w:author="Walker, Austin (walk5700@vandals.uidaho.edu)" w:date="2024-10-23T16:35:00Z">
        <w:pPr>
          <w:keepNext/>
          <w:keepLines/>
          <w:pBdr>
            <w:bottom w:val="single" w:sz="4" w:space="1" w:color="auto"/>
          </w:pBdr>
          <w:spacing w:before="400" w:after="40"/>
          <w:contextualSpacing/>
        </w:pPr>
      </w:pPrChange>
    </w:pPr>
    <w:rPr>
      <w:rPrChange w:id="3" w:author="Walker, Austin (walk5700@vandals.uidaho.edu)" w:date="2024-10-23T16:35:00Z">
        <w:rPr>
          <w:rFonts w:asciiTheme="majorHAnsi" w:eastAsiaTheme="majorEastAsia" w:hAnsiTheme="majorHAnsi" w:cstheme="majorBidi"/>
          <w:smallCaps/>
          <w:sz w:val="36"/>
          <w:szCs w:val="36"/>
          <w:lang w:val="en-US" w:eastAsia="en-US" w:bidi="ar-SA"/>
        </w:rPr>
      </w:rPrChange>
    </w:rPr>
  </w:style>
  <w:style w:type="paragraph" w:styleId="TOC1">
    <w:name w:val="toc 1"/>
    <w:basedOn w:val="Normal"/>
    <w:next w:val="Normal"/>
    <w:autoRedefine/>
    <w:uiPriority w:val="39"/>
    <w:unhideWhenUsed/>
    <w:rsid w:val="004011C2"/>
    <w:pPr>
      <w:tabs>
        <w:tab w:val="right" w:leader="dot" w:pos="9350"/>
      </w:tabs>
      <w:spacing w:after="0"/>
      <w:pPrChange w:id="4" w:author="Walker, Austin (walk5700@vandals.uidaho.edu)" w:date="2024-10-23T16:35:00Z">
        <w:pPr>
          <w:spacing w:after="100" w:line="259" w:lineRule="auto"/>
          <w:contextualSpacing/>
        </w:pPr>
      </w:pPrChange>
    </w:pPr>
    <w:rPr>
      <w:rPrChange w:id="4" w:author="Walker, Austin (walk5700@vandals.uidaho.edu)" w:date="2024-10-23T16:35:00Z">
        <w:rPr>
          <w:rFonts w:asciiTheme="minorHAnsi" w:eastAsiaTheme="minorEastAsia" w:hAnsiTheme="minorHAnsi" w:cstheme="minorBidi"/>
          <w:sz w:val="24"/>
          <w:szCs w:val="22"/>
          <w:lang w:val="en-US" w:eastAsia="en-US" w:bidi="ar-SA"/>
        </w:rPr>
      </w:rPrChange>
    </w:rPr>
  </w:style>
  <w:style w:type="character" w:styleId="Hyperlink">
    <w:name w:val="Hyperlink"/>
    <w:basedOn w:val="DefaultParagraphFont"/>
    <w:uiPriority w:val="99"/>
    <w:unhideWhenUsed/>
    <w:rsid w:val="000F66A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24BA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2F24BA"/>
    <w:rPr>
      <w:b/>
      <w:bCs/>
    </w:rPr>
  </w:style>
  <w:style w:type="character" w:styleId="Emphasis">
    <w:name w:val="Emphasis"/>
    <w:basedOn w:val="DefaultParagraphFont"/>
    <w:uiPriority w:val="20"/>
    <w:qFormat/>
    <w:rsid w:val="002F24BA"/>
    <w:rPr>
      <w:i/>
      <w:iCs/>
    </w:rPr>
  </w:style>
  <w:style w:type="paragraph" w:styleId="NoSpacing">
    <w:name w:val="No Spacing"/>
    <w:uiPriority w:val="1"/>
    <w:qFormat/>
    <w:rsid w:val="002F24B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2F24B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2F24BA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2F24BA"/>
    <w:rPr>
      <w:b/>
      <w:bCs/>
      <w:smallCaps/>
      <w:spacing w:val="7"/>
    </w:rPr>
  </w:style>
  <w:style w:type="paragraph" w:styleId="TOC2">
    <w:name w:val="toc 2"/>
    <w:basedOn w:val="Normal"/>
    <w:next w:val="Normal"/>
    <w:autoRedefine/>
    <w:uiPriority w:val="39"/>
    <w:unhideWhenUsed/>
    <w:rsid w:val="004011C2"/>
    <w:pPr>
      <w:spacing w:after="0"/>
      <w:ind w:left="245"/>
      <w:pPrChange w:id="5" w:author="Walker, Austin (walk5700@vandals.uidaho.edu)" w:date="2024-10-23T16:35:00Z">
        <w:pPr>
          <w:spacing w:after="100" w:line="259" w:lineRule="auto"/>
          <w:ind w:left="240"/>
          <w:contextualSpacing/>
        </w:pPr>
      </w:pPrChange>
    </w:pPr>
    <w:rPr>
      <w:rPrChange w:id="5" w:author="Walker, Austin (walk5700@vandals.uidaho.edu)" w:date="2024-10-23T16:35:00Z">
        <w:rPr>
          <w:rFonts w:asciiTheme="minorHAnsi" w:eastAsiaTheme="minorEastAsia" w:hAnsiTheme="minorHAnsi" w:cstheme="minorBidi"/>
          <w:sz w:val="24"/>
          <w:szCs w:val="22"/>
          <w:lang w:val="en-US" w:eastAsia="en-US" w:bidi="ar-SA"/>
        </w:rPr>
      </w:rPrChange>
    </w:rPr>
  </w:style>
  <w:style w:type="paragraph" w:styleId="TOC3">
    <w:name w:val="toc 3"/>
    <w:basedOn w:val="Normal"/>
    <w:next w:val="Normal"/>
    <w:autoRedefine/>
    <w:uiPriority w:val="39"/>
    <w:unhideWhenUsed/>
    <w:rsid w:val="004011C2"/>
    <w:pPr>
      <w:spacing w:after="0"/>
      <w:ind w:left="475"/>
      <w:pPrChange w:id="6" w:author="Walker, Austin (walk5700@vandals.uidaho.edu)" w:date="2024-10-23T16:35:00Z">
        <w:pPr>
          <w:spacing w:after="100" w:line="259" w:lineRule="auto"/>
          <w:ind w:left="480"/>
          <w:contextualSpacing/>
        </w:pPr>
      </w:pPrChange>
    </w:pPr>
    <w:rPr>
      <w:rPrChange w:id="6" w:author="Walker, Austin (walk5700@vandals.uidaho.edu)" w:date="2024-10-23T16:35:00Z">
        <w:rPr>
          <w:rFonts w:asciiTheme="minorHAnsi" w:eastAsiaTheme="minorEastAsia" w:hAnsiTheme="minorHAnsi" w:cstheme="minorBidi"/>
          <w:sz w:val="24"/>
          <w:szCs w:val="22"/>
          <w:lang w:val="en-US" w:eastAsia="en-US" w:bidi="ar-SA"/>
        </w:rPr>
      </w:rPrChange>
    </w:rPr>
  </w:style>
  <w:style w:type="character" w:styleId="CommentReference">
    <w:name w:val="annotation reference"/>
    <w:basedOn w:val="DefaultParagraphFont"/>
    <w:uiPriority w:val="99"/>
    <w:semiHidden/>
    <w:unhideWhenUsed/>
    <w:rsid w:val="00F069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69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69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69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690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900ED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0B4113"/>
    <w:pPr>
      <w:numPr>
        <w:ilvl w:val="1"/>
        <w:numId w:val="11"/>
      </w:numPr>
      <w:contextualSpacing w:val="0"/>
    </w:pPr>
    <w:rPr>
      <w:rFonts w:ascii="Aptos Mono" w:hAnsi="Aptos Mono"/>
    </w:rPr>
  </w:style>
  <w:style w:type="character" w:customStyle="1" w:styleId="CodeChar">
    <w:name w:val="Code Char"/>
    <w:basedOn w:val="DefaultParagraphFont"/>
    <w:link w:val="Code"/>
    <w:rsid w:val="000B4113"/>
    <w:rPr>
      <w:rFonts w:ascii="Aptos Mono" w:hAnsi="Aptos Mon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customXml" Target="ink/ink6.xml"/><Relationship Id="rId21" Type="http://schemas.openxmlformats.org/officeDocument/2006/relationships/image" Target="media/image10.png"/><Relationship Id="rId42" Type="http://schemas.openxmlformats.org/officeDocument/2006/relationships/customXml" Target="ink/ink9.xml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microsoft.com/office/2011/relationships/commentsExtended" Target="commentsExtended.xml"/><Relationship Id="rId24" Type="http://schemas.openxmlformats.org/officeDocument/2006/relationships/customXml" Target="ink/ink2.xml"/><Relationship Id="rId37" Type="http://schemas.openxmlformats.org/officeDocument/2006/relationships/image" Target="media/image16.png"/><Relationship Id="rId40" Type="http://schemas.openxmlformats.org/officeDocument/2006/relationships/customXml" Target="ink/ink7.xml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header" Target="header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customXml" Target="ink/ink1.xml"/><Relationship Id="rId27" Type="http://schemas.openxmlformats.org/officeDocument/2006/relationships/image" Target="media/image13.png"/><Relationship Id="rId30" Type="http://schemas.openxmlformats.org/officeDocument/2006/relationships/customXml" Target="ink/ink4.xml"/><Relationship Id="rId35" Type="http://schemas.openxmlformats.org/officeDocument/2006/relationships/image" Target="media/image17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jpeg"/><Relationship Id="rId25" Type="http://schemas.openxmlformats.org/officeDocument/2006/relationships/customXml" Target="ink/ink3.xml"/><Relationship Id="rId38" Type="http://schemas.openxmlformats.org/officeDocument/2006/relationships/customXml" Target="ink/ink5.xml"/><Relationship Id="rId46" Type="http://schemas.openxmlformats.org/officeDocument/2006/relationships/image" Target="media/image23.png"/><Relationship Id="rId20" Type="http://schemas.openxmlformats.org/officeDocument/2006/relationships/image" Target="media/image9.png"/><Relationship Id="rId41" Type="http://schemas.openxmlformats.org/officeDocument/2006/relationships/customXml" Target="ink/ink8.xml"/><Relationship Id="rId54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B22B6B77D446F79AC0D6FBD5E02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569A2-D2EB-405D-80D8-BC11B111036F}"/>
      </w:docPartPr>
      <w:docPartBody>
        <w:p w:rsidR="005D73B1" w:rsidRDefault="005D73B1">
          <w:r w:rsidRPr="004116A4">
            <w:rPr>
              <w:rStyle w:val="PlaceholderText"/>
            </w:rPr>
            <w:t>[Title]</w:t>
          </w:r>
        </w:p>
      </w:docPartBody>
    </w:docPart>
    <w:docPart>
      <w:docPartPr>
        <w:name w:val="BDA1E521CB594BAB9C1BB10FFC6EE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14C6C-983B-4824-BE56-462483BF7BE3}"/>
      </w:docPartPr>
      <w:docPartBody>
        <w:p w:rsidR="005D73B1" w:rsidRDefault="005D73B1">
          <w:r w:rsidRPr="005F36FD">
            <w:rPr>
              <w:rStyle w:val="PlaceholderText"/>
            </w:rPr>
            <w:t>[Title]</w:t>
          </w:r>
        </w:p>
      </w:docPartBody>
    </w:docPart>
    <w:docPart>
      <w:docPartPr>
        <w:name w:val="18F269D271F54C70A21BBF5922615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ED8B1-6472-4DEA-AE4D-FC2F1E50F1DF}"/>
      </w:docPartPr>
      <w:docPartBody>
        <w:p w:rsidR="005D73B1" w:rsidRDefault="005D73B1">
          <w:r w:rsidRPr="005F36FD">
            <w:rPr>
              <w:rStyle w:val="PlaceholderText"/>
            </w:rPr>
            <w:t>[Company]</w:t>
          </w:r>
        </w:p>
      </w:docPartBody>
    </w:docPart>
    <w:docPart>
      <w:docPartPr>
        <w:name w:val="8F956F6988F74BB8B7845BC7D99169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B0857-DEA7-4A86-901A-B87B7AD7E627}"/>
      </w:docPartPr>
      <w:docPartBody>
        <w:p w:rsidR="005D73B1" w:rsidRDefault="005D73B1">
          <w:r w:rsidRPr="005F36FD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3B1"/>
    <w:rsid w:val="0009010B"/>
    <w:rsid w:val="00553ED6"/>
    <w:rsid w:val="005D73B1"/>
    <w:rsid w:val="00636838"/>
    <w:rsid w:val="006464F5"/>
    <w:rsid w:val="00871D2E"/>
    <w:rsid w:val="00CA2798"/>
    <w:rsid w:val="00E2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3B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73B1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0:01:00.627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0,'724'54'0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3T23:47:56.989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0,'28'0,"-1"2,1 0,31 8,-8-3,1-2,0-2,80-6,-20 0,29 1,148 4,-86 30,-148-20,0-3,100 5,-27-15,-107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3T23:48:02.349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0 112,'11'2,"1"-1,-1 2,0 0,0 0,-1 1,1 0,13 7,38 14,11-1,-57-17,0-1,1-1,0 0,0-1,33 2,234-6,-118-2,-163 3,0-1,-1 0,1 0,0 0,-1-1,1 1,0-1,-1 1,1-1,0 0,-1 0,1 0,-1 0,0-1,1 1,-1-1,0 1,3-4,-4 3,0 0,-1 1,1-1,-1 0,1 1,-1-1,0 0,0 0,0 0,0 1,0-1,0 0,-1 0,1 0,0 1,-1-1,1 0,-1 1,0-1,0 0,0 1,0-1,0 1,0-1,0 1,0 0,0-1,-1 1,-1-1,-5-8,-1 1,-1 0,1 1,-1 0,-1 0,0 1,0 0,0 1,-1 1,1 0,-1 0,-1 1,-19-4,-7 3,0 0,0 3,-43 3,58-1,12-1,0 0,0-1,0-1,0 0,-23-9,21 7,-1 0,1 1,-22-3,-82 5,90 2,5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3T23:55:03.290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281 1,'-4'0,"-8"0,-7 0,-3 0,-2 0,-1 0,1 0,0 0,1 0,-4 0,0 0,0 0,4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3T23:51:50.310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0,'4'0,"8"0,7 0,3 0,2 0,0 0,0 0,0 0,0 0,-1 0,-1 0,0 0,1 0,-1 0,0 0,-4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3T23:52:01.441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2150 3,'-116'-1,"-11"0,-190 21,243-14,-140-5,96-3,-72 4,-200-5,260-7,-98-2,7 12,197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3T23:52:02.831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1678 23,'-160'2,"-172"-5,215-7,-48-2,-719 13,865-1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3T23:52:04.207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2274 0,'-727'0,"660"4,-94 15,94-8,-103 2,93-16,47 1,0 1,0 1,1 2,-1 1,0 1,-30 8,30-3,0-2,0-1,0-2,-36 1,-126-6,70-2,90 4,-1-2,1-1,-1-2,1 0,-54-17,69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23T23:52:05.507"/>
    </inkml:context>
    <inkml:brush xml:id="br0">
      <inkml:brushProperty name="width" value="0.2" units="cm"/>
      <inkml:brushProperty name="height" value="0.4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1,'10'1,"0"1,-1 1,1 0,10 5,16 6,43 4,130 4,86-25,-100-1,1055 4,-1229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B297E-0458-4C95-BAFE-2229FBB6C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1111</Words>
  <Characters>6338</Characters>
  <Application>Microsoft Office Word</Application>
  <DocSecurity>0</DocSecurity>
  <Lines>52</Lines>
  <Paragraphs>14</Paragraphs>
  <ScaleCrop>false</ScaleCrop>
  <Company>Team 5 Guys</Company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Developer Manual</dc:title>
  <dc:subject/>
  <dc:creator>Austin Walker</dc:creator>
  <cp:keywords/>
  <dc:description/>
  <cp:lastModifiedBy>Austin Walker</cp:lastModifiedBy>
  <cp:revision>168</cp:revision>
  <dcterms:created xsi:type="dcterms:W3CDTF">2024-10-23T03:50:00Z</dcterms:created>
  <dcterms:modified xsi:type="dcterms:W3CDTF">2024-10-26T03:35:00Z</dcterms:modified>
</cp:coreProperties>
</file>